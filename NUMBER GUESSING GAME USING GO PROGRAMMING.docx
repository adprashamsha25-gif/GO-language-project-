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E9065" w14:textId="7E951077" w:rsidR="00756F6A" w:rsidRDefault="003E42D6" w:rsidP="008E7A3D">
      <w:pPr>
        <w:jc w:val="center"/>
        <w:rPr>
          <w:sz w:val="36"/>
          <w:szCs w:val="36"/>
        </w:rPr>
      </w:pPr>
      <w:r w:rsidRPr="003E42D6">
        <w:rPr>
          <w:rFonts w:ascii="Arial" w:hAnsi="Arial" w:cs="Arial"/>
          <w:noProof/>
          <w:color w:val="000000"/>
          <w:sz w:val="32"/>
          <w:szCs w:val="32"/>
        </w:rPr>
        <w:drawing>
          <wp:inline distT="0" distB="0" distL="0" distR="0" wp14:anchorId="0BFA036F" wp14:editId="3F031439">
            <wp:extent cx="1708150" cy="716280"/>
            <wp:effectExtent l="0" t="0" r="6350" b="7620"/>
            <wp:docPr id="19742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8150" cy="716280"/>
                    </a:xfrm>
                    <a:prstGeom prst="rect">
                      <a:avLst/>
                    </a:prstGeom>
                    <a:noFill/>
                    <a:ln>
                      <a:noFill/>
                    </a:ln>
                  </pic:spPr>
                </pic:pic>
              </a:graphicData>
            </a:graphic>
          </wp:inline>
        </w:drawing>
      </w:r>
      <w:r w:rsidRPr="003E42D6">
        <w:rPr>
          <w:rFonts w:ascii="Arial" w:hAnsi="Arial" w:cs="Arial"/>
          <w:noProof/>
          <w:color w:val="000000"/>
          <w:sz w:val="32"/>
          <w:szCs w:val="32"/>
        </w:rPr>
        <w:drawing>
          <wp:inline distT="0" distB="0" distL="0" distR="0" wp14:anchorId="0F5A729E" wp14:editId="1CDA5254">
            <wp:extent cx="1949450" cy="802005"/>
            <wp:effectExtent l="0" t="0" r="0" b="0"/>
            <wp:docPr id="1433749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9450" cy="802005"/>
                    </a:xfrm>
                    <a:prstGeom prst="rect">
                      <a:avLst/>
                    </a:prstGeom>
                    <a:noFill/>
                    <a:ln>
                      <a:noFill/>
                    </a:ln>
                  </pic:spPr>
                </pic:pic>
              </a:graphicData>
            </a:graphic>
          </wp:inline>
        </w:drawing>
      </w:r>
    </w:p>
    <w:p w14:paraId="40DC3034" w14:textId="77777777" w:rsidR="008E7A3D" w:rsidRPr="003E42D6" w:rsidRDefault="008E7A3D">
      <w:pPr>
        <w:rPr>
          <w:sz w:val="36"/>
          <w:szCs w:val="36"/>
        </w:rPr>
      </w:pPr>
    </w:p>
    <w:p w14:paraId="6A385484" w14:textId="2CEB4A8A" w:rsidR="003E42D6" w:rsidRDefault="003E42D6" w:rsidP="003E42D6">
      <w:pPr>
        <w:jc w:val="center"/>
        <w:rPr>
          <w:sz w:val="36"/>
          <w:szCs w:val="36"/>
        </w:rPr>
      </w:pPr>
      <w:r w:rsidRPr="003E42D6">
        <w:rPr>
          <w:sz w:val="36"/>
          <w:szCs w:val="36"/>
        </w:rPr>
        <w:t>NUMBER GUESSING GAME USING GO PROGRAMMING</w:t>
      </w:r>
    </w:p>
    <w:p w14:paraId="36E6C938" w14:textId="12797623" w:rsidR="003E42D6" w:rsidRDefault="003E42D6" w:rsidP="003E42D6">
      <w:pPr>
        <w:jc w:val="center"/>
        <w:rPr>
          <w:sz w:val="32"/>
          <w:szCs w:val="32"/>
        </w:rPr>
      </w:pPr>
      <w:r>
        <w:rPr>
          <w:sz w:val="32"/>
          <w:szCs w:val="32"/>
        </w:rPr>
        <w:t>By Prashamsha Adhikari &amp; Karuna Bista</w:t>
      </w:r>
    </w:p>
    <w:p w14:paraId="4F6EAECD" w14:textId="28C61498" w:rsidR="008E7A3D" w:rsidRDefault="008E7A3D" w:rsidP="003E42D6">
      <w:pPr>
        <w:jc w:val="center"/>
        <w:rPr>
          <w:sz w:val="32"/>
          <w:szCs w:val="32"/>
        </w:rPr>
      </w:pPr>
      <w:r>
        <w:rPr>
          <w:noProof/>
          <w:sz w:val="32"/>
          <w:szCs w:val="32"/>
        </w:rPr>
        <mc:AlternateContent>
          <mc:Choice Requires="wps">
            <w:drawing>
              <wp:anchor distT="0" distB="0" distL="114300" distR="114300" simplePos="0" relativeHeight="251661312" behindDoc="0" locked="0" layoutInCell="1" allowOverlap="1" wp14:anchorId="6BE50E01" wp14:editId="127988E9">
                <wp:simplePos x="0" y="0"/>
                <wp:positionH relativeFrom="column">
                  <wp:posOffset>2898032</wp:posOffset>
                </wp:positionH>
                <wp:positionV relativeFrom="paragraph">
                  <wp:posOffset>183815</wp:posOffset>
                </wp:positionV>
                <wp:extent cx="43132" cy="3467819"/>
                <wp:effectExtent l="0" t="0" r="33655" b="37465"/>
                <wp:wrapNone/>
                <wp:docPr id="602137241" name="Straight Connector 3"/>
                <wp:cNvGraphicFramePr/>
                <a:graphic xmlns:a="http://schemas.openxmlformats.org/drawingml/2006/main">
                  <a:graphicData uri="http://schemas.microsoft.com/office/word/2010/wordprocessingShape">
                    <wps:wsp>
                      <wps:cNvCnPr/>
                      <wps:spPr>
                        <a:xfrm>
                          <a:off x="0" y="0"/>
                          <a:ext cx="43132" cy="3467819"/>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FED910"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2pt,14.45pt" to="231.6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" strokecolor="black [3200]" strokeweight="1.5pt">
                <v:stroke joinstyle="miter"/>
              </v:line>
            </w:pict>
          </mc:Fallback>
        </mc:AlternateContent>
      </w:r>
    </w:p>
    <w:p w14:paraId="59FDBF53" w14:textId="7008950E" w:rsidR="008E7A3D" w:rsidRDefault="008E7A3D" w:rsidP="003E42D6">
      <w:pPr>
        <w:jc w:val="center"/>
        <w:rPr>
          <w:sz w:val="32"/>
          <w:szCs w:val="32"/>
        </w:rPr>
      </w:pPr>
    </w:p>
    <w:p w14:paraId="369859DD" w14:textId="649933FB" w:rsidR="008E7A3D" w:rsidRDefault="008E7A3D" w:rsidP="003E42D6">
      <w:pPr>
        <w:jc w:val="center"/>
        <w:rPr>
          <w:sz w:val="32"/>
          <w:szCs w:val="32"/>
        </w:rPr>
      </w:pPr>
      <w:r>
        <w:rPr>
          <w:noProof/>
          <w:sz w:val="32"/>
          <w:szCs w:val="32"/>
        </w:rPr>
        <mc:AlternateContent>
          <mc:Choice Requires="wps">
            <w:drawing>
              <wp:anchor distT="0" distB="0" distL="114300" distR="114300" simplePos="0" relativeHeight="251659264" behindDoc="0" locked="0" layoutInCell="1" allowOverlap="1" wp14:anchorId="1D3DDDE8" wp14:editId="2DF19F8F">
                <wp:simplePos x="0" y="0"/>
                <wp:positionH relativeFrom="column">
                  <wp:posOffset>2104593</wp:posOffset>
                </wp:positionH>
                <wp:positionV relativeFrom="paragraph">
                  <wp:posOffset>53076</wp:posOffset>
                </wp:positionV>
                <wp:extent cx="25880" cy="2242868"/>
                <wp:effectExtent l="0" t="0" r="31750" b="24130"/>
                <wp:wrapNone/>
                <wp:docPr id="509440709" name="Straight Connector 3"/>
                <wp:cNvGraphicFramePr/>
                <a:graphic xmlns:a="http://schemas.openxmlformats.org/drawingml/2006/main">
                  <a:graphicData uri="http://schemas.microsoft.com/office/word/2010/wordprocessingShape">
                    <wps:wsp>
                      <wps:cNvCnPr/>
                      <wps:spPr>
                        <a:xfrm>
                          <a:off x="0" y="0"/>
                          <a:ext cx="25880" cy="224286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F111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7pt,4.2pt" to="167.75pt,18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" strokecolor="black [3200]" strokeweight="1.5pt">
                <v:stroke joinstyle="miter"/>
              </v:line>
            </w:pict>
          </mc:Fallback>
        </mc:AlternateContent>
      </w:r>
      <w:r>
        <w:rPr>
          <w:noProof/>
          <w:sz w:val="32"/>
          <w:szCs w:val="32"/>
        </w:rPr>
        <mc:AlternateContent>
          <mc:Choice Requires="wps">
            <w:drawing>
              <wp:anchor distT="0" distB="0" distL="114300" distR="114300" simplePos="0" relativeHeight="251663360" behindDoc="0" locked="0" layoutInCell="1" allowOverlap="1" wp14:anchorId="5ADB2C05" wp14:editId="63C63951">
                <wp:simplePos x="0" y="0"/>
                <wp:positionH relativeFrom="column">
                  <wp:posOffset>3843883</wp:posOffset>
                </wp:positionH>
                <wp:positionV relativeFrom="paragraph">
                  <wp:posOffset>15875</wp:posOffset>
                </wp:positionV>
                <wp:extent cx="25880" cy="2242868"/>
                <wp:effectExtent l="0" t="0" r="31750" b="24130"/>
                <wp:wrapNone/>
                <wp:docPr id="301799552" name="Straight Connector 3"/>
                <wp:cNvGraphicFramePr/>
                <a:graphic xmlns:a="http://schemas.openxmlformats.org/drawingml/2006/main">
                  <a:graphicData uri="http://schemas.microsoft.com/office/word/2010/wordprocessingShape">
                    <wps:wsp>
                      <wps:cNvCnPr/>
                      <wps:spPr>
                        <a:xfrm>
                          <a:off x="0" y="0"/>
                          <a:ext cx="25880" cy="224286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5A29E7"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65pt,1.25pt" to="304.7pt,17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" strokecolor="black [3200]" strokeweight="1.5pt">
                <v:stroke joinstyle="miter"/>
              </v:line>
            </w:pict>
          </mc:Fallback>
        </mc:AlternateContent>
      </w:r>
    </w:p>
    <w:p w14:paraId="2235CD3A" w14:textId="77777777" w:rsidR="008E7A3D" w:rsidRPr="008E7A3D" w:rsidRDefault="008E7A3D" w:rsidP="008E7A3D">
      <w:pPr>
        <w:rPr>
          <w:sz w:val="32"/>
          <w:szCs w:val="32"/>
        </w:rPr>
      </w:pPr>
    </w:p>
    <w:p w14:paraId="4008E79B" w14:textId="77777777" w:rsidR="008E7A3D" w:rsidRDefault="008E7A3D" w:rsidP="008E7A3D">
      <w:pPr>
        <w:rPr>
          <w:sz w:val="32"/>
          <w:szCs w:val="32"/>
        </w:rPr>
      </w:pPr>
    </w:p>
    <w:p w14:paraId="06887124" w14:textId="3B692FAB" w:rsidR="008E7A3D" w:rsidRDefault="008E7A3D" w:rsidP="008E7A3D">
      <w:pPr>
        <w:tabs>
          <w:tab w:val="left" w:pos="2717"/>
        </w:tabs>
        <w:rPr>
          <w:sz w:val="32"/>
          <w:szCs w:val="32"/>
        </w:rPr>
      </w:pPr>
      <w:r>
        <w:rPr>
          <w:sz w:val="32"/>
          <w:szCs w:val="32"/>
        </w:rPr>
        <w:tab/>
      </w:r>
    </w:p>
    <w:p w14:paraId="0E30B69C" w14:textId="77777777" w:rsidR="008E7A3D" w:rsidRDefault="008E7A3D" w:rsidP="008E7A3D">
      <w:pPr>
        <w:tabs>
          <w:tab w:val="left" w:pos="2717"/>
        </w:tabs>
        <w:rPr>
          <w:sz w:val="32"/>
          <w:szCs w:val="32"/>
        </w:rPr>
      </w:pPr>
    </w:p>
    <w:p w14:paraId="36D9AC71" w14:textId="77777777" w:rsidR="008E7A3D" w:rsidRDefault="008E7A3D" w:rsidP="008E7A3D">
      <w:pPr>
        <w:tabs>
          <w:tab w:val="left" w:pos="2717"/>
        </w:tabs>
        <w:rPr>
          <w:sz w:val="32"/>
          <w:szCs w:val="32"/>
        </w:rPr>
      </w:pPr>
    </w:p>
    <w:p w14:paraId="7A5827B4" w14:textId="77777777" w:rsidR="008E7A3D" w:rsidRDefault="008E7A3D" w:rsidP="008E7A3D">
      <w:pPr>
        <w:tabs>
          <w:tab w:val="left" w:pos="2717"/>
        </w:tabs>
        <w:rPr>
          <w:sz w:val="32"/>
          <w:szCs w:val="32"/>
        </w:rPr>
      </w:pPr>
    </w:p>
    <w:p w14:paraId="22CF01EB" w14:textId="77777777" w:rsidR="008E7A3D" w:rsidRDefault="008E7A3D" w:rsidP="008E7A3D">
      <w:pPr>
        <w:tabs>
          <w:tab w:val="left" w:pos="2717"/>
        </w:tabs>
        <w:rPr>
          <w:sz w:val="32"/>
          <w:szCs w:val="32"/>
        </w:rPr>
      </w:pPr>
    </w:p>
    <w:p w14:paraId="02E05B9E" w14:textId="77777777" w:rsidR="008E7A3D" w:rsidRDefault="008E7A3D" w:rsidP="008E7A3D">
      <w:pPr>
        <w:tabs>
          <w:tab w:val="left" w:pos="2717"/>
        </w:tabs>
        <w:rPr>
          <w:sz w:val="32"/>
          <w:szCs w:val="32"/>
        </w:rPr>
      </w:pPr>
    </w:p>
    <w:p w14:paraId="2532D620" w14:textId="56E4739C" w:rsidR="008E7A3D" w:rsidRPr="008E7A3D" w:rsidRDefault="008E7A3D" w:rsidP="008E7A3D">
      <w:pPr>
        <w:tabs>
          <w:tab w:val="left" w:pos="2717"/>
        </w:tabs>
        <w:jc w:val="center"/>
      </w:pPr>
      <w:r w:rsidRPr="008E7A3D">
        <w:t>Submitted To:</w:t>
      </w:r>
    </w:p>
    <w:p w14:paraId="4DEC559D" w14:textId="77777777" w:rsidR="008E7A3D" w:rsidRPr="008E7A3D" w:rsidRDefault="008E7A3D" w:rsidP="008E7A3D">
      <w:pPr>
        <w:tabs>
          <w:tab w:val="left" w:pos="2717"/>
        </w:tabs>
        <w:jc w:val="center"/>
      </w:pPr>
      <w:r w:rsidRPr="008E7A3D">
        <w:t>National College of Management &amp; Technical Science (NCMT) </w:t>
      </w:r>
    </w:p>
    <w:p w14:paraId="7E9D5521" w14:textId="77777777" w:rsidR="008E7A3D" w:rsidRPr="008E7A3D" w:rsidRDefault="008E7A3D" w:rsidP="008E7A3D">
      <w:pPr>
        <w:tabs>
          <w:tab w:val="left" w:pos="2717"/>
        </w:tabs>
        <w:jc w:val="center"/>
      </w:pPr>
      <w:r w:rsidRPr="008E7A3D">
        <w:t>Lincoln University College, Malaysia </w:t>
      </w:r>
    </w:p>
    <w:p w14:paraId="74D7BECF" w14:textId="77777777" w:rsidR="008E7A3D" w:rsidRPr="008E7A3D" w:rsidRDefault="008E7A3D" w:rsidP="008E7A3D">
      <w:pPr>
        <w:tabs>
          <w:tab w:val="left" w:pos="2717"/>
        </w:tabs>
        <w:jc w:val="center"/>
      </w:pPr>
      <w:r w:rsidRPr="008E7A3D">
        <w:t>Faculty of Computer Science and Multimedia </w:t>
      </w:r>
    </w:p>
    <w:p w14:paraId="13BFF3BA" w14:textId="77777777" w:rsidR="008E7A3D" w:rsidRPr="008E7A3D" w:rsidRDefault="008E7A3D" w:rsidP="008E7A3D">
      <w:pPr>
        <w:tabs>
          <w:tab w:val="left" w:pos="2717"/>
        </w:tabs>
        <w:jc w:val="center"/>
      </w:pPr>
      <w:r w:rsidRPr="008E7A3D">
        <w:t>Kathmandu, Nepal </w:t>
      </w:r>
    </w:p>
    <w:p w14:paraId="45F5E908" w14:textId="77777777" w:rsidR="008E7A3D" w:rsidRPr="008E7A3D" w:rsidRDefault="008E7A3D" w:rsidP="008E7A3D">
      <w:pPr>
        <w:tabs>
          <w:tab w:val="left" w:pos="2717"/>
        </w:tabs>
        <w:jc w:val="center"/>
      </w:pPr>
      <w:r w:rsidRPr="008E7A3D">
        <w:t>May 2026 </w:t>
      </w:r>
    </w:p>
    <w:p w14:paraId="08D71CFF" w14:textId="23F06EF6" w:rsidR="008E7A3D" w:rsidRDefault="0019101B" w:rsidP="008E7A3D">
      <w:pPr>
        <w:tabs>
          <w:tab w:val="left" w:pos="2717"/>
        </w:tabs>
        <w:jc w:val="center"/>
        <w:rPr>
          <w:sz w:val="32"/>
          <w:szCs w:val="32"/>
        </w:rPr>
      </w:pPr>
      <w:r>
        <w:rPr>
          <w:sz w:val="32"/>
          <w:szCs w:val="32"/>
        </w:rPr>
        <w:lastRenderedPageBreak/>
        <w:t>ABSTRACT</w:t>
      </w:r>
    </w:p>
    <w:p w14:paraId="229C1D5E" w14:textId="77777777" w:rsidR="0019101B" w:rsidRDefault="0019101B" w:rsidP="0019101B">
      <w:pPr>
        <w:tabs>
          <w:tab w:val="left" w:pos="2717"/>
        </w:tabs>
        <w:rPr>
          <w:sz w:val="32"/>
          <w:szCs w:val="32"/>
          <w:vertAlign w:val="subscript"/>
        </w:rPr>
      </w:pPr>
    </w:p>
    <w:p w14:paraId="356C3455" w14:textId="1D291CCB" w:rsidR="0019101B" w:rsidRPr="0019101B" w:rsidDel="00346E30" w:rsidRDefault="00346E30" w:rsidP="00346E30">
      <w:pPr>
        <w:tabs>
          <w:tab w:val="left" w:pos="2717"/>
        </w:tabs>
        <w:rPr>
          <w:del w:id="0" w:author="Prashamsha Adhikari" w:date="2026-09-23T18:30:00Z" w16du:dateUtc="2026-09-23T12:45:00Z"/>
          <w:rFonts w:cstheme="minorHAnsi"/>
          <w:sz w:val="32"/>
          <w:szCs w:val="32"/>
          <w:vertAlign w:val="subscript"/>
        </w:rPr>
      </w:pPr>
      <w:ins w:id="1" w:author="Prashamsha Adhikari" w:date="2026-09-23T18:30:00Z" w16du:dateUtc="2026-09-23T12:45:00Z">
        <w:r w:rsidRPr="00346E30">
          <w:rPr>
            <w:rFonts w:cstheme="minorHAnsi"/>
            <w:sz w:val="32"/>
            <w:szCs w:val="32"/>
            <w:vertAlign w:val="subscript"/>
          </w:rPr>
          <w:t>The Number Guessing Game is a console-based application built with the Go programming language. It is designed to show how basic programming ideas can be used in a fun and interactive way. The game starts by having the computer pick a number within a certain range. The player must then guess the number. They only get a limited number of tries.</w:t>
        </w:r>
        <w:r>
          <w:rPr>
            <w:rFonts w:cstheme="minorHAnsi"/>
            <w:sz w:val="32"/>
            <w:szCs w:val="32"/>
            <w:vertAlign w:val="subscript"/>
          </w:rPr>
          <w:t xml:space="preserve"> </w:t>
        </w:r>
        <w:r w:rsidRPr="00346E30">
          <w:rPr>
            <w:rFonts w:cstheme="minorHAnsi"/>
            <w:sz w:val="32"/>
            <w:szCs w:val="32"/>
            <w:vertAlign w:val="subscript"/>
          </w:rPr>
          <w:t>There are three difficulty levels: Easy, Medium and Hard. Each level has its number range and number of attempts. This lets the player pick a challenge that fits their skill level. After each guess the game tells the player whether their number was too high or too low. When the player is running out of attempts the game gives a clue. It says if the secret number is even or odd.</w:t>
        </w:r>
        <w:r>
          <w:rPr>
            <w:rFonts w:cstheme="minorHAnsi"/>
            <w:sz w:val="32"/>
            <w:szCs w:val="32"/>
            <w:vertAlign w:val="subscript"/>
          </w:rPr>
          <w:t xml:space="preserve"> </w:t>
        </w:r>
        <w:r w:rsidRPr="00346E30">
          <w:rPr>
            <w:rFonts w:cstheme="minorHAnsi"/>
            <w:sz w:val="32"/>
            <w:szCs w:val="32"/>
            <w:vertAlign w:val="subscript"/>
          </w:rPr>
          <w:t xml:space="preserve">The game also tracks the player’s score. The score starts at 100 and points are lost based on how guesses it took to find the number. The fewer guesses, the the final score. The game checks the player’s input to make sure the number is within the allowed range preventing entries. The interface uses colors to make the experience </w:t>
        </w:r>
        <w:proofErr w:type="gramStart"/>
        <w:r w:rsidRPr="00346E30">
          <w:rPr>
            <w:rFonts w:cstheme="minorHAnsi"/>
            <w:sz w:val="32"/>
            <w:szCs w:val="32"/>
            <w:vertAlign w:val="subscript"/>
          </w:rPr>
          <w:t>more lively</w:t>
        </w:r>
        <w:proofErr w:type="gramEnd"/>
        <w:r w:rsidRPr="00346E30">
          <w:rPr>
            <w:rFonts w:cstheme="minorHAnsi"/>
            <w:sz w:val="32"/>
            <w:szCs w:val="32"/>
            <w:vertAlign w:val="subscript"/>
          </w:rPr>
          <w:t xml:space="preserve"> and engaging. After each game the player can choose to play</w:t>
        </w:r>
        <w:r>
          <w:rPr>
            <w:rFonts w:cstheme="minorHAnsi"/>
            <w:sz w:val="32"/>
            <w:szCs w:val="32"/>
            <w:vertAlign w:val="subscript"/>
          </w:rPr>
          <w:t xml:space="preserve"> </w:t>
        </w:r>
        <w:r w:rsidRPr="00346E30">
          <w:rPr>
            <w:rFonts w:cstheme="minorHAnsi"/>
            <w:sz w:val="32"/>
            <w:szCs w:val="32"/>
            <w:vertAlign w:val="subscript"/>
          </w:rPr>
          <w:t>This project gives hands-on experience with Go programming features like variables, loops, conditional statements, random number generation reading user input, basic math and input validation. It helps build confidence, in creating, testing and refining a functional software program using Go.</w:t>
        </w:r>
      </w:ins>
      <w:del w:id="2" w:author="Prashamsha Adhikari" w:date="2026-09-23T18:30:00Z" w16du:dateUtc="2026-09-23T12:45:00Z">
        <w:r w:rsidR="0019101B" w:rsidRPr="0019101B" w:rsidDel="00346E30">
          <w:rPr>
            <w:rFonts w:cstheme="minorHAnsi"/>
            <w:sz w:val="32"/>
            <w:szCs w:val="32"/>
            <w:vertAlign w:val="subscript"/>
          </w:rPr>
          <w:delText>The Number Guessing Game is a console game written in the Go programming language․ The goal of the project is to illustrate specific concepts in programming‚ including variables‚ conditionals‚ loops‚ functions‚ randomness‚ user input‚ and game development basics․</w:delText>
        </w:r>
      </w:del>
    </w:p>
    <w:p w14:paraId="13207CD2" w14:textId="02C65B3B" w:rsidR="0019101B" w:rsidRPr="0019101B" w:rsidDel="00346E30" w:rsidRDefault="0019101B" w:rsidP="0019101B">
      <w:pPr>
        <w:tabs>
          <w:tab w:val="left" w:pos="2717"/>
        </w:tabs>
        <w:rPr>
          <w:del w:id="3" w:author="Prashamsha Adhikari" w:date="2026-09-23T18:30:00Z" w16du:dateUtc="2026-09-23T12:45:00Z"/>
          <w:rFonts w:cstheme="minorHAnsi"/>
          <w:sz w:val="32"/>
          <w:szCs w:val="32"/>
          <w:vertAlign w:val="subscript"/>
        </w:rPr>
      </w:pPr>
    </w:p>
    <w:p w14:paraId="606132E5" w14:textId="3BF498EF" w:rsidR="0019101B" w:rsidRPr="0019101B" w:rsidDel="00346E30" w:rsidRDefault="0019101B" w:rsidP="0019101B">
      <w:pPr>
        <w:tabs>
          <w:tab w:val="left" w:pos="2717"/>
        </w:tabs>
        <w:rPr>
          <w:del w:id="4" w:author="Prashamsha Adhikari" w:date="2026-09-23T18:30:00Z" w16du:dateUtc="2026-09-23T12:45:00Z"/>
          <w:rFonts w:cstheme="minorHAnsi"/>
          <w:sz w:val="32"/>
          <w:szCs w:val="32"/>
          <w:vertAlign w:val="subscript"/>
        </w:rPr>
      </w:pPr>
      <w:del w:id="5" w:author="Prashamsha Adhikari" w:date="2026-09-23T18:30:00Z" w16du:dateUtc="2026-09-23T12:45:00Z">
        <w:r w:rsidRPr="0019101B" w:rsidDel="00346E30">
          <w:rPr>
            <w:rFonts w:cstheme="minorHAnsi"/>
            <w:sz w:val="32"/>
            <w:szCs w:val="32"/>
            <w:vertAlign w:val="subscript"/>
          </w:rPr>
          <w:delText xml:space="preserve">During </w:delText>
        </w:r>
        <w:r w:rsidDel="00346E30">
          <w:rPr>
            <w:rFonts w:cstheme="minorHAnsi"/>
            <w:sz w:val="32"/>
            <w:szCs w:val="32"/>
            <w:vertAlign w:val="subscript"/>
          </w:rPr>
          <w:delText xml:space="preserve">gameplay </w:delText>
        </w:r>
        <w:r w:rsidRPr="0019101B" w:rsidDel="00346E30">
          <w:rPr>
            <w:rFonts w:cstheme="minorHAnsi"/>
            <w:sz w:val="32"/>
            <w:szCs w:val="32"/>
            <w:vertAlign w:val="subscript"/>
          </w:rPr>
          <w:delText>‚ the computer randomly generates a number between the given limits‚ and the player must attempt to guess the target number within a maximum number of guesses provided by the program․ The program uses prompts like "Too High" and "Too Low" to guide the player․ It has adjustable difficulty‚ score tracking‚ an even/odd hint‚ input validation‚ and the option to play again after completing a game․</w:delText>
        </w:r>
      </w:del>
    </w:p>
    <w:p w14:paraId="0BEA5449" w14:textId="319BCCC9" w:rsidR="0019101B" w:rsidRPr="0019101B" w:rsidDel="00346E30" w:rsidRDefault="0019101B" w:rsidP="0019101B">
      <w:pPr>
        <w:tabs>
          <w:tab w:val="left" w:pos="2717"/>
        </w:tabs>
        <w:rPr>
          <w:del w:id="6" w:author="Prashamsha Adhikari" w:date="2026-09-23T18:30:00Z" w16du:dateUtc="2026-09-23T12:45:00Z"/>
          <w:rFonts w:cstheme="minorHAnsi"/>
          <w:sz w:val="32"/>
          <w:szCs w:val="32"/>
          <w:vertAlign w:val="subscript"/>
        </w:rPr>
      </w:pPr>
    </w:p>
    <w:p w14:paraId="00AB7F0A" w14:textId="639519BD" w:rsidR="0019101B" w:rsidDel="00346E30" w:rsidRDefault="0019101B" w:rsidP="0019101B">
      <w:pPr>
        <w:tabs>
          <w:tab w:val="left" w:pos="2717"/>
        </w:tabs>
        <w:rPr>
          <w:del w:id="7" w:author="Prashamsha Adhikari" w:date="2026-09-23T18:30:00Z" w16du:dateUtc="2026-09-23T12:45:00Z"/>
          <w:rFonts w:cstheme="minorHAnsi"/>
          <w:sz w:val="32"/>
          <w:szCs w:val="32"/>
          <w:vertAlign w:val="subscript"/>
        </w:rPr>
      </w:pPr>
      <w:del w:id="8" w:author="Prashamsha Adhikari" w:date="2026-09-23T18:30:00Z" w16du:dateUtc="2026-09-23T12:45:00Z">
        <w:r w:rsidRPr="0019101B" w:rsidDel="00346E30">
          <w:rPr>
            <w:rFonts w:cstheme="minorHAnsi"/>
            <w:sz w:val="32"/>
            <w:szCs w:val="32"/>
            <w:vertAlign w:val="subscript"/>
          </w:rPr>
          <w:delText xml:space="preserve">The project implements an interactive‚ colorful </w:delText>
        </w:r>
        <w:r w:rsidDel="00346E30">
          <w:rPr>
            <w:rFonts w:cstheme="minorHAnsi"/>
            <w:sz w:val="32"/>
            <w:szCs w:val="32"/>
            <w:vertAlign w:val="subscript"/>
          </w:rPr>
          <w:delText>command-line</w:delText>
        </w:r>
        <w:r w:rsidRPr="0019101B" w:rsidDel="00346E30">
          <w:rPr>
            <w:rFonts w:cstheme="minorHAnsi"/>
            <w:sz w:val="32"/>
            <w:szCs w:val="32"/>
            <w:vertAlign w:val="subscript"/>
          </w:rPr>
          <w:delText xml:space="preserve"> application to show the composition of simple programming concepts in the context of a Go application․</w:delText>
        </w:r>
      </w:del>
    </w:p>
    <w:p w14:paraId="61C06A3E" w14:textId="6A0953B4" w:rsidR="0019101B" w:rsidDel="00346E30" w:rsidRDefault="0019101B" w:rsidP="0019101B">
      <w:pPr>
        <w:tabs>
          <w:tab w:val="left" w:pos="2717"/>
        </w:tabs>
        <w:rPr>
          <w:del w:id="9" w:author="Prashamsha Adhikari" w:date="2026-09-23T18:30:00Z" w16du:dateUtc="2026-09-23T12:45:00Z"/>
          <w:rFonts w:cstheme="minorHAnsi"/>
          <w:sz w:val="32"/>
          <w:szCs w:val="32"/>
          <w:vertAlign w:val="subscript"/>
        </w:rPr>
      </w:pPr>
    </w:p>
    <w:p w14:paraId="24DDB564" w14:textId="11510715" w:rsidR="0019101B" w:rsidDel="00346E30" w:rsidRDefault="0019101B" w:rsidP="0019101B">
      <w:pPr>
        <w:tabs>
          <w:tab w:val="left" w:pos="2717"/>
        </w:tabs>
        <w:rPr>
          <w:del w:id="10" w:author="Prashamsha Adhikari" w:date="2026-09-23T18:30:00Z" w16du:dateUtc="2026-09-23T12:45:00Z"/>
          <w:rFonts w:cstheme="minorHAnsi"/>
          <w:sz w:val="32"/>
          <w:szCs w:val="32"/>
          <w:vertAlign w:val="subscript"/>
        </w:rPr>
      </w:pPr>
    </w:p>
    <w:p w14:paraId="4040CE75" w14:textId="77777777" w:rsidR="0019101B" w:rsidRDefault="0019101B" w:rsidP="0019101B">
      <w:pPr>
        <w:tabs>
          <w:tab w:val="left" w:pos="2717"/>
        </w:tabs>
        <w:rPr>
          <w:rFonts w:cstheme="minorHAnsi"/>
          <w:sz w:val="32"/>
          <w:szCs w:val="32"/>
          <w:vertAlign w:val="subscript"/>
        </w:rPr>
      </w:pPr>
    </w:p>
    <w:p w14:paraId="770B9E17" w14:textId="77777777" w:rsidR="0019101B" w:rsidRDefault="0019101B" w:rsidP="0019101B">
      <w:pPr>
        <w:tabs>
          <w:tab w:val="left" w:pos="2717"/>
        </w:tabs>
        <w:rPr>
          <w:rFonts w:cstheme="minorHAnsi"/>
          <w:sz w:val="32"/>
          <w:szCs w:val="32"/>
          <w:vertAlign w:val="subscript"/>
        </w:rPr>
      </w:pPr>
    </w:p>
    <w:p w14:paraId="4F6AD0A8" w14:textId="77777777" w:rsidR="0019101B" w:rsidRDefault="0019101B" w:rsidP="0019101B">
      <w:pPr>
        <w:tabs>
          <w:tab w:val="left" w:pos="2717"/>
        </w:tabs>
        <w:rPr>
          <w:rFonts w:cstheme="minorHAnsi"/>
          <w:sz w:val="32"/>
          <w:szCs w:val="32"/>
          <w:vertAlign w:val="subscript"/>
        </w:rPr>
      </w:pPr>
    </w:p>
    <w:p w14:paraId="05DC3D55" w14:textId="77777777" w:rsidR="0019101B" w:rsidRDefault="0019101B" w:rsidP="0019101B">
      <w:pPr>
        <w:tabs>
          <w:tab w:val="left" w:pos="2717"/>
        </w:tabs>
        <w:rPr>
          <w:rFonts w:cstheme="minorHAnsi"/>
          <w:sz w:val="32"/>
          <w:szCs w:val="32"/>
          <w:vertAlign w:val="subscript"/>
        </w:rPr>
      </w:pPr>
    </w:p>
    <w:p w14:paraId="6DA583FB" w14:textId="77777777" w:rsidR="0019101B" w:rsidRDefault="0019101B" w:rsidP="0019101B">
      <w:pPr>
        <w:tabs>
          <w:tab w:val="left" w:pos="2717"/>
        </w:tabs>
        <w:rPr>
          <w:rFonts w:cstheme="minorHAnsi"/>
          <w:sz w:val="32"/>
          <w:szCs w:val="32"/>
          <w:vertAlign w:val="subscript"/>
        </w:rPr>
      </w:pPr>
    </w:p>
    <w:p w14:paraId="044C992A" w14:textId="77777777" w:rsidR="0019101B" w:rsidRDefault="0019101B" w:rsidP="0019101B">
      <w:pPr>
        <w:tabs>
          <w:tab w:val="left" w:pos="2717"/>
        </w:tabs>
        <w:rPr>
          <w:rFonts w:cstheme="minorHAnsi"/>
          <w:sz w:val="32"/>
          <w:szCs w:val="32"/>
          <w:vertAlign w:val="subscript"/>
        </w:rPr>
      </w:pPr>
    </w:p>
    <w:p w14:paraId="58D38554" w14:textId="77777777" w:rsidR="0019101B" w:rsidRDefault="0019101B" w:rsidP="0019101B">
      <w:pPr>
        <w:tabs>
          <w:tab w:val="left" w:pos="2717"/>
        </w:tabs>
        <w:rPr>
          <w:rFonts w:cstheme="minorHAnsi"/>
          <w:sz w:val="32"/>
          <w:szCs w:val="32"/>
          <w:vertAlign w:val="subscript"/>
        </w:rPr>
      </w:pPr>
    </w:p>
    <w:p w14:paraId="6A6A77B0" w14:textId="77777777" w:rsidR="0019101B" w:rsidRDefault="0019101B" w:rsidP="0019101B">
      <w:pPr>
        <w:tabs>
          <w:tab w:val="left" w:pos="2717"/>
        </w:tabs>
        <w:rPr>
          <w:rFonts w:cstheme="minorHAnsi"/>
          <w:sz w:val="32"/>
          <w:szCs w:val="32"/>
          <w:vertAlign w:val="subscript"/>
        </w:rPr>
      </w:pPr>
    </w:p>
    <w:p w14:paraId="0D65DE51" w14:textId="77777777" w:rsidR="00F31627" w:rsidRDefault="00F31627" w:rsidP="0019101B">
      <w:pPr>
        <w:tabs>
          <w:tab w:val="left" w:pos="2717"/>
        </w:tabs>
        <w:jc w:val="center"/>
        <w:rPr>
          <w:ins w:id="11" w:author="Prashamsha Adhikari" w:date="2026-09-23T18:34:00Z" w16du:dateUtc="2026-09-23T12:49:00Z"/>
          <w:rFonts w:cstheme="minorHAnsi"/>
          <w:sz w:val="56"/>
          <w:szCs w:val="56"/>
          <w:vertAlign w:val="subscript"/>
        </w:rPr>
      </w:pPr>
    </w:p>
    <w:p w14:paraId="405D84E7" w14:textId="18D062AA" w:rsidR="0019101B" w:rsidRDefault="0019101B" w:rsidP="0019101B">
      <w:pPr>
        <w:tabs>
          <w:tab w:val="left" w:pos="2717"/>
        </w:tabs>
        <w:jc w:val="center"/>
        <w:rPr>
          <w:rFonts w:cstheme="minorHAnsi"/>
          <w:sz w:val="56"/>
          <w:szCs w:val="56"/>
          <w:vertAlign w:val="subscript"/>
        </w:rPr>
      </w:pPr>
      <w:r>
        <w:rPr>
          <w:rFonts w:cstheme="minorHAnsi"/>
          <w:sz w:val="56"/>
          <w:szCs w:val="56"/>
          <w:vertAlign w:val="subscript"/>
        </w:rPr>
        <w:lastRenderedPageBreak/>
        <w:t>ACKNOWLEDGEMENT</w:t>
      </w:r>
    </w:p>
    <w:p w14:paraId="1DEA6F45" w14:textId="0862DB0F" w:rsidR="0019101B" w:rsidDel="00F31627" w:rsidRDefault="00F31627" w:rsidP="00F31627">
      <w:pPr>
        <w:tabs>
          <w:tab w:val="left" w:pos="2717"/>
        </w:tabs>
        <w:rPr>
          <w:del w:id="12" w:author="Prashamsha Adhikari" w:date="2026-09-23T18:34:00Z" w16du:dateUtc="2026-09-23T12:49:00Z"/>
          <w:rFonts w:cstheme="minorHAnsi"/>
          <w:sz w:val="36"/>
          <w:szCs w:val="36"/>
          <w:vertAlign w:val="subscript"/>
        </w:rPr>
      </w:pPr>
      <w:ins w:id="13" w:author="Prashamsha Adhikari" w:date="2026-09-23T18:36:00Z" w16du:dateUtc="2026-09-23T12:51:00Z">
        <w:r>
          <w:rPr>
            <w:rFonts w:cstheme="minorHAnsi"/>
            <w:sz w:val="36"/>
            <w:szCs w:val="36"/>
            <w:vertAlign w:val="subscript"/>
          </w:rPr>
          <w:t>We</w:t>
        </w:r>
      </w:ins>
      <w:ins w:id="14" w:author="Prashamsha Adhikari" w:date="2026-09-23T18:34:00Z" w16du:dateUtc="2026-09-23T12:49:00Z">
        <w:r w:rsidRPr="00F31627">
          <w:rPr>
            <w:rFonts w:cstheme="minorHAnsi"/>
            <w:sz w:val="36"/>
            <w:szCs w:val="36"/>
            <w:vertAlign w:val="subscript"/>
          </w:rPr>
          <w:t xml:space="preserve"> would like to express </w:t>
        </w:r>
      </w:ins>
      <w:ins w:id="15" w:author="Prashamsha Adhikari" w:date="2026-09-23T18:38:00Z" w16du:dateUtc="2026-09-23T12:53:00Z">
        <w:r>
          <w:rPr>
            <w:rFonts w:cstheme="minorHAnsi"/>
            <w:sz w:val="36"/>
            <w:szCs w:val="36"/>
            <w:vertAlign w:val="subscript"/>
          </w:rPr>
          <w:t>our</w:t>
        </w:r>
      </w:ins>
      <w:ins w:id="16" w:author="Prashamsha Adhikari" w:date="2026-09-23T18:34:00Z" w16du:dateUtc="2026-09-23T12:49:00Z">
        <w:r w:rsidRPr="00F31627">
          <w:rPr>
            <w:rFonts w:cstheme="minorHAnsi"/>
            <w:sz w:val="36"/>
            <w:szCs w:val="36"/>
            <w:vertAlign w:val="subscript"/>
          </w:rPr>
          <w:t xml:space="preserve"> gratitude to all those who helped and guided me in creating this project "Number Guessing Game Using Go Programming." This project provided me an opportunity to apply the concepts and knowledge that </w:t>
        </w:r>
      </w:ins>
      <w:ins w:id="17" w:author="Prashamsha Adhikari" w:date="2026-09-23T18:36:00Z" w16du:dateUtc="2026-09-23T12:51:00Z">
        <w:r>
          <w:rPr>
            <w:rFonts w:cstheme="minorHAnsi"/>
            <w:sz w:val="36"/>
            <w:szCs w:val="36"/>
            <w:vertAlign w:val="subscript"/>
          </w:rPr>
          <w:t>we</w:t>
        </w:r>
      </w:ins>
      <w:ins w:id="18" w:author="Prashamsha Adhikari" w:date="2026-09-23T18:34:00Z" w16du:dateUtc="2026-09-23T12:49:00Z">
        <w:r w:rsidRPr="00F31627">
          <w:rPr>
            <w:rFonts w:cstheme="minorHAnsi"/>
            <w:sz w:val="36"/>
            <w:szCs w:val="36"/>
            <w:vertAlign w:val="subscript"/>
          </w:rPr>
          <w:t xml:space="preserve"> have acquired in a real-life scenario.</w:t>
        </w:r>
        <w:r>
          <w:rPr>
            <w:rFonts w:cstheme="minorHAnsi"/>
            <w:sz w:val="36"/>
            <w:szCs w:val="36"/>
            <w:vertAlign w:val="subscript"/>
          </w:rPr>
          <w:t xml:space="preserve"> </w:t>
        </w:r>
        <w:r w:rsidRPr="00F31627">
          <w:rPr>
            <w:rFonts w:cstheme="minorHAnsi"/>
            <w:sz w:val="36"/>
            <w:szCs w:val="36"/>
            <w:vertAlign w:val="subscript"/>
          </w:rPr>
          <w:t xml:space="preserve">First of all, </w:t>
        </w:r>
      </w:ins>
      <w:ins w:id="19" w:author="Prashamsha Adhikari" w:date="2026-09-23T18:36:00Z" w16du:dateUtc="2026-09-23T12:51:00Z">
        <w:r>
          <w:rPr>
            <w:rFonts w:cstheme="minorHAnsi"/>
            <w:sz w:val="36"/>
            <w:szCs w:val="36"/>
            <w:vertAlign w:val="subscript"/>
          </w:rPr>
          <w:t>we</w:t>
        </w:r>
      </w:ins>
      <w:ins w:id="20" w:author="Prashamsha Adhikari" w:date="2026-09-23T18:34:00Z" w16du:dateUtc="2026-09-23T12:49:00Z">
        <w:r w:rsidRPr="00F31627">
          <w:rPr>
            <w:rFonts w:cstheme="minorHAnsi"/>
            <w:sz w:val="36"/>
            <w:szCs w:val="36"/>
            <w:vertAlign w:val="subscript"/>
          </w:rPr>
          <w:t xml:space="preserve"> would like to thank my teacher</w:t>
        </w:r>
        <w:r>
          <w:rPr>
            <w:rFonts w:cstheme="minorHAnsi"/>
            <w:sz w:val="36"/>
            <w:szCs w:val="36"/>
            <w:vertAlign w:val="subscript"/>
          </w:rPr>
          <w:t xml:space="preserve"> </w:t>
        </w:r>
      </w:ins>
      <w:ins w:id="21" w:author="Prashamsha Adhikari" w:date="2026-09-23T18:35:00Z" w16du:dateUtc="2026-09-23T12:50:00Z">
        <w:r>
          <w:rPr>
            <w:rFonts w:cstheme="minorHAnsi"/>
            <w:sz w:val="36"/>
            <w:szCs w:val="36"/>
            <w:vertAlign w:val="subscript"/>
          </w:rPr>
          <w:t xml:space="preserve">Aayush </w:t>
        </w:r>
        <w:proofErr w:type="gramStart"/>
        <w:r>
          <w:rPr>
            <w:rFonts w:cstheme="minorHAnsi"/>
            <w:sz w:val="36"/>
            <w:szCs w:val="36"/>
            <w:vertAlign w:val="subscript"/>
          </w:rPr>
          <w:t xml:space="preserve">Acharya </w:t>
        </w:r>
      </w:ins>
      <w:ins w:id="22" w:author="Prashamsha Adhikari" w:date="2026-09-23T18:34:00Z" w16du:dateUtc="2026-09-23T12:49:00Z">
        <w:r w:rsidRPr="00F31627">
          <w:rPr>
            <w:rFonts w:cstheme="minorHAnsi"/>
            <w:sz w:val="36"/>
            <w:szCs w:val="36"/>
            <w:vertAlign w:val="subscript"/>
          </w:rPr>
          <w:t xml:space="preserve"> for</w:t>
        </w:r>
        <w:proofErr w:type="gramEnd"/>
        <w:r w:rsidRPr="00F31627">
          <w:rPr>
            <w:rFonts w:cstheme="minorHAnsi"/>
            <w:sz w:val="36"/>
            <w:szCs w:val="36"/>
            <w:vertAlign w:val="subscript"/>
          </w:rPr>
          <w:t xml:space="preserve"> guiding, suggesting and motivating </w:t>
        </w:r>
      </w:ins>
      <w:ins w:id="23" w:author="Prashamsha Adhikari" w:date="2026-09-23T18:38:00Z" w16du:dateUtc="2026-09-23T12:53:00Z">
        <w:r>
          <w:rPr>
            <w:rFonts w:cstheme="minorHAnsi"/>
            <w:sz w:val="36"/>
            <w:szCs w:val="36"/>
            <w:vertAlign w:val="subscript"/>
          </w:rPr>
          <w:t>us</w:t>
        </w:r>
      </w:ins>
      <w:ins w:id="24" w:author="Prashamsha Adhikari" w:date="2026-09-23T18:34:00Z" w16du:dateUtc="2026-09-23T12:49:00Z">
        <w:r w:rsidRPr="00F31627">
          <w:rPr>
            <w:rFonts w:cstheme="minorHAnsi"/>
            <w:sz w:val="36"/>
            <w:szCs w:val="36"/>
            <w:vertAlign w:val="subscript"/>
          </w:rPr>
          <w:t xml:space="preserve"> in the development of this project. Teacher’s guidance and feedback enabled </w:t>
        </w:r>
      </w:ins>
      <w:ins w:id="25" w:author="Prashamsha Adhikari" w:date="2026-09-23T18:38:00Z" w16du:dateUtc="2026-09-23T12:53:00Z">
        <w:r>
          <w:rPr>
            <w:rFonts w:cstheme="minorHAnsi"/>
            <w:sz w:val="36"/>
            <w:szCs w:val="36"/>
            <w:vertAlign w:val="subscript"/>
          </w:rPr>
          <w:t>us</w:t>
        </w:r>
      </w:ins>
      <w:ins w:id="26" w:author="Prashamsha Adhikari" w:date="2026-09-23T18:34:00Z" w16du:dateUtc="2026-09-23T12:49:00Z">
        <w:r w:rsidRPr="00F31627">
          <w:rPr>
            <w:rFonts w:cstheme="minorHAnsi"/>
            <w:sz w:val="36"/>
            <w:szCs w:val="36"/>
            <w:vertAlign w:val="subscript"/>
          </w:rPr>
          <w:t xml:space="preserve"> to get clear understanding of the concepts and made </w:t>
        </w:r>
      </w:ins>
      <w:ins w:id="27" w:author="Prashamsha Adhikari" w:date="2026-09-23T18:39:00Z" w16du:dateUtc="2026-09-23T12:54:00Z">
        <w:r>
          <w:rPr>
            <w:rFonts w:cstheme="minorHAnsi"/>
            <w:sz w:val="36"/>
            <w:szCs w:val="36"/>
            <w:vertAlign w:val="subscript"/>
          </w:rPr>
          <w:t>our</w:t>
        </w:r>
      </w:ins>
      <w:ins w:id="28" w:author="Prashamsha Adhikari" w:date="2026-09-23T18:34:00Z" w16du:dateUtc="2026-09-23T12:49:00Z">
        <w:r w:rsidRPr="00F31627">
          <w:rPr>
            <w:rFonts w:cstheme="minorHAnsi"/>
            <w:sz w:val="36"/>
            <w:szCs w:val="36"/>
            <w:vertAlign w:val="subscript"/>
          </w:rPr>
          <w:t xml:space="preserve"> project more efficient.</w:t>
        </w:r>
      </w:ins>
      <w:ins w:id="29" w:author="Prashamsha Adhikari" w:date="2026-09-23T18:35:00Z" w16du:dateUtc="2026-09-23T12:50:00Z">
        <w:r>
          <w:rPr>
            <w:rFonts w:cstheme="minorHAnsi"/>
            <w:sz w:val="36"/>
            <w:szCs w:val="36"/>
            <w:vertAlign w:val="subscript"/>
          </w:rPr>
          <w:t xml:space="preserve"> </w:t>
        </w:r>
      </w:ins>
      <w:ins w:id="30" w:author="Prashamsha Adhikari" w:date="2026-09-23T18:39:00Z" w16du:dateUtc="2026-09-23T12:54:00Z">
        <w:r>
          <w:rPr>
            <w:rFonts w:cstheme="minorHAnsi"/>
            <w:sz w:val="36"/>
            <w:szCs w:val="36"/>
            <w:vertAlign w:val="subscript"/>
          </w:rPr>
          <w:t>We</w:t>
        </w:r>
      </w:ins>
      <w:ins w:id="31" w:author="Prashamsha Adhikari" w:date="2026-09-23T18:34:00Z" w16du:dateUtc="2026-09-23T12:49:00Z">
        <w:r w:rsidRPr="00F31627">
          <w:rPr>
            <w:rFonts w:cstheme="minorHAnsi"/>
            <w:sz w:val="36"/>
            <w:szCs w:val="36"/>
            <w:vertAlign w:val="subscript"/>
          </w:rPr>
          <w:t xml:space="preserve"> would like to thank </w:t>
        </w:r>
      </w:ins>
      <w:ins w:id="32" w:author="Prashamsha Adhikari" w:date="2026-09-23T18:35:00Z" w16du:dateUtc="2026-09-23T12:50:00Z">
        <w:r>
          <w:rPr>
            <w:rFonts w:cstheme="minorHAnsi"/>
            <w:sz w:val="36"/>
            <w:szCs w:val="36"/>
            <w:vertAlign w:val="subscript"/>
          </w:rPr>
          <w:t>National College of Management and Technical Sciemce</w:t>
        </w:r>
      </w:ins>
      <w:ins w:id="33" w:author="Prashamsha Adhikari" w:date="2026-09-23T18:34:00Z" w16du:dateUtc="2026-09-23T12:49:00Z">
        <w:r w:rsidRPr="00F31627">
          <w:rPr>
            <w:rFonts w:cstheme="minorHAnsi"/>
            <w:sz w:val="36"/>
            <w:szCs w:val="36"/>
            <w:vertAlign w:val="subscript"/>
          </w:rPr>
          <w:t xml:space="preserve"> for providing </w:t>
        </w:r>
      </w:ins>
      <w:ins w:id="34" w:author="Prashamsha Adhikari" w:date="2026-09-23T18:39:00Z" w16du:dateUtc="2026-09-23T12:54:00Z">
        <w:r>
          <w:rPr>
            <w:rFonts w:cstheme="minorHAnsi"/>
            <w:sz w:val="36"/>
            <w:szCs w:val="36"/>
            <w:vertAlign w:val="subscript"/>
          </w:rPr>
          <w:t>us</w:t>
        </w:r>
      </w:ins>
      <w:ins w:id="35" w:author="Prashamsha Adhikari" w:date="2026-09-23T18:34:00Z" w16du:dateUtc="2026-09-23T12:49:00Z">
        <w:r w:rsidRPr="00F31627">
          <w:rPr>
            <w:rFonts w:cstheme="minorHAnsi"/>
            <w:sz w:val="36"/>
            <w:szCs w:val="36"/>
            <w:vertAlign w:val="subscript"/>
          </w:rPr>
          <w:t xml:space="preserve"> the learning environment and facilities for completing this project. The concepts and skills that </w:t>
        </w:r>
      </w:ins>
      <w:ins w:id="36" w:author="Prashamsha Adhikari" w:date="2026-09-23T18:39:00Z" w16du:dateUtc="2026-09-23T12:54:00Z">
        <w:r>
          <w:rPr>
            <w:rFonts w:cstheme="minorHAnsi"/>
            <w:sz w:val="36"/>
            <w:szCs w:val="36"/>
            <w:vertAlign w:val="subscript"/>
          </w:rPr>
          <w:t>we</w:t>
        </w:r>
      </w:ins>
      <w:ins w:id="37" w:author="Prashamsha Adhikari" w:date="2026-09-23T18:34:00Z" w16du:dateUtc="2026-09-23T12:49:00Z">
        <w:r w:rsidRPr="00F31627">
          <w:rPr>
            <w:rFonts w:cstheme="minorHAnsi"/>
            <w:sz w:val="36"/>
            <w:szCs w:val="36"/>
            <w:vertAlign w:val="subscript"/>
          </w:rPr>
          <w:t xml:space="preserve"> acquired through </w:t>
        </w:r>
      </w:ins>
      <w:ins w:id="38" w:author="Prashamsha Adhikari" w:date="2026-09-23T18:39:00Z" w16du:dateUtc="2026-09-23T12:54:00Z">
        <w:r>
          <w:rPr>
            <w:rFonts w:cstheme="minorHAnsi"/>
            <w:sz w:val="36"/>
            <w:szCs w:val="36"/>
            <w:vertAlign w:val="subscript"/>
          </w:rPr>
          <w:t>our</w:t>
        </w:r>
      </w:ins>
      <w:ins w:id="39" w:author="Prashamsha Adhikari" w:date="2026-09-23T18:34:00Z" w16du:dateUtc="2026-09-23T12:49:00Z">
        <w:r w:rsidRPr="00F31627">
          <w:rPr>
            <w:rFonts w:cstheme="minorHAnsi"/>
            <w:sz w:val="36"/>
            <w:szCs w:val="36"/>
            <w:vertAlign w:val="subscript"/>
          </w:rPr>
          <w:t xml:space="preserve"> education were very important for designing and developing this project</w:t>
        </w:r>
      </w:ins>
      <w:ins w:id="40" w:author="Prashamsha Adhikari" w:date="2026-09-23T18:39:00Z" w16du:dateUtc="2026-09-23T12:54:00Z">
        <w:r>
          <w:rPr>
            <w:rFonts w:cstheme="minorHAnsi"/>
            <w:sz w:val="36"/>
            <w:szCs w:val="36"/>
            <w:vertAlign w:val="subscript"/>
          </w:rPr>
          <w:t>. We</w:t>
        </w:r>
      </w:ins>
      <w:ins w:id="41" w:author="Prashamsha Adhikari" w:date="2026-09-23T18:34:00Z" w16du:dateUtc="2026-09-23T12:49:00Z">
        <w:r w:rsidRPr="00F31627">
          <w:rPr>
            <w:rFonts w:cstheme="minorHAnsi"/>
            <w:sz w:val="36"/>
            <w:szCs w:val="36"/>
            <w:vertAlign w:val="subscript"/>
          </w:rPr>
          <w:t xml:space="preserve"> </w:t>
        </w:r>
      </w:ins>
      <w:ins w:id="42" w:author="Prashamsha Adhikari" w:date="2026-09-23T18:39:00Z" w16du:dateUtc="2026-09-23T12:54:00Z">
        <w:r>
          <w:rPr>
            <w:rFonts w:cstheme="minorHAnsi"/>
            <w:sz w:val="36"/>
            <w:szCs w:val="36"/>
            <w:vertAlign w:val="subscript"/>
          </w:rPr>
          <w:t xml:space="preserve">are </w:t>
        </w:r>
      </w:ins>
      <w:ins w:id="43" w:author="Prashamsha Adhikari" w:date="2026-09-23T18:34:00Z" w16du:dateUtc="2026-09-23T12:49:00Z">
        <w:r w:rsidRPr="00F31627">
          <w:rPr>
            <w:rFonts w:cstheme="minorHAnsi"/>
            <w:sz w:val="36"/>
            <w:szCs w:val="36"/>
            <w:vertAlign w:val="subscript"/>
          </w:rPr>
          <w:t xml:space="preserve">thankful to </w:t>
        </w:r>
      </w:ins>
      <w:ins w:id="44" w:author="Prashamsha Adhikari" w:date="2026-09-23T18:39:00Z" w16du:dateUtc="2026-09-23T12:54:00Z">
        <w:r>
          <w:rPr>
            <w:rFonts w:cstheme="minorHAnsi"/>
            <w:sz w:val="36"/>
            <w:szCs w:val="36"/>
            <w:vertAlign w:val="subscript"/>
          </w:rPr>
          <w:t>our</w:t>
        </w:r>
      </w:ins>
      <w:ins w:id="45" w:author="Prashamsha Adhikari" w:date="2026-09-23T18:34:00Z" w16du:dateUtc="2026-09-23T12:49:00Z">
        <w:r w:rsidRPr="00F31627">
          <w:rPr>
            <w:rFonts w:cstheme="minorHAnsi"/>
            <w:sz w:val="36"/>
            <w:szCs w:val="36"/>
            <w:vertAlign w:val="subscript"/>
          </w:rPr>
          <w:t xml:space="preserve"> friends/classmates who gave </w:t>
        </w:r>
      </w:ins>
      <w:ins w:id="46" w:author="Prashamsha Adhikari" w:date="2026-09-23T18:39:00Z" w16du:dateUtc="2026-09-23T12:54:00Z">
        <w:r>
          <w:rPr>
            <w:rFonts w:cstheme="minorHAnsi"/>
            <w:sz w:val="36"/>
            <w:szCs w:val="36"/>
            <w:vertAlign w:val="subscript"/>
          </w:rPr>
          <w:t>us</w:t>
        </w:r>
      </w:ins>
      <w:ins w:id="47" w:author="Prashamsha Adhikari" w:date="2026-09-23T18:34:00Z" w16du:dateUtc="2026-09-23T12:49:00Z">
        <w:r w:rsidRPr="00F31627">
          <w:rPr>
            <w:rFonts w:cstheme="minorHAnsi"/>
            <w:sz w:val="36"/>
            <w:szCs w:val="36"/>
            <w:vertAlign w:val="subscript"/>
          </w:rPr>
          <w:t xml:space="preserve"> suggestions, feedback and encouragement during the development and testing of this project. Their support was very helpful in improving the parts of this project where improvement was needed.</w:t>
        </w:r>
      </w:ins>
      <w:ins w:id="48" w:author="Prashamsha Adhikari" w:date="2026-09-23T18:36:00Z" w16du:dateUtc="2026-09-23T12:51:00Z">
        <w:r>
          <w:rPr>
            <w:rFonts w:cstheme="minorHAnsi"/>
            <w:sz w:val="36"/>
            <w:szCs w:val="36"/>
            <w:vertAlign w:val="subscript"/>
          </w:rPr>
          <w:t xml:space="preserve"> </w:t>
        </w:r>
      </w:ins>
      <w:del w:id="49" w:author="Prashamsha Adhikari" w:date="2026-09-23T18:34:00Z" w16du:dateUtc="2026-09-23T12:49:00Z">
        <w:r w:rsidR="0019101B" w:rsidRPr="0019101B" w:rsidDel="00F31627">
          <w:rPr>
            <w:rFonts w:cstheme="minorHAnsi"/>
            <w:sz w:val="36"/>
            <w:szCs w:val="36"/>
            <w:vertAlign w:val="subscript"/>
          </w:rPr>
          <w:delText>In particular‚ I would like to thank my teacher/supervisor‚ Aayush Acharya‚ for their guidance and support throughout the development of this project․</w:delText>
        </w:r>
      </w:del>
    </w:p>
    <w:p w14:paraId="129F9EDF" w14:textId="77777777" w:rsidR="00F31627" w:rsidRDefault="00F31627" w:rsidP="00F31627">
      <w:pPr>
        <w:tabs>
          <w:tab w:val="left" w:pos="2717"/>
        </w:tabs>
        <w:rPr>
          <w:ins w:id="50" w:author="Prashamsha Adhikari" w:date="2026-09-23T18:41:00Z" w16du:dateUtc="2026-09-23T12:56:00Z"/>
          <w:rFonts w:cstheme="minorHAnsi"/>
          <w:sz w:val="36"/>
          <w:szCs w:val="36"/>
          <w:vertAlign w:val="subscript"/>
        </w:rPr>
      </w:pPr>
    </w:p>
    <w:p w14:paraId="53BE2C95" w14:textId="77777777" w:rsidR="00F31627" w:rsidRDefault="00F31627" w:rsidP="00F31627">
      <w:pPr>
        <w:tabs>
          <w:tab w:val="left" w:pos="2717"/>
        </w:tabs>
        <w:rPr>
          <w:ins w:id="51" w:author="Prashamsha Adhikari" w:date="2026-09-23T18:41:00Z" w16du:dateUtc="2026-09-23T12:56:00Z"/>
          <w:rFonts w:cstheme="minorHAnsi"/>
          <w:sz w:val="36"/>
          <w:szCs w:val="36"/>
          <w:vertAlign w:val="subscript"/>
        </w:rPr>
      </w:pPr>
    </w:p>
    <w:p w14:paraId="03DB81DC" w14:textId="77777777" w:rsidR="00F31627" w:rsidRDefault="00F31627" w:rsidP="00F31627">
      <w:pPr>
        <w:tabs>
          <w:tab w:val="left" w:pos="2717"/>
        </w:tabs>
        <w:rPr>
          <w:ins w:id="52" w:author="Prashamsha Adhikari" w:date="2026-09-23T18:41:00Z" w16du:dateUtc="2026-09-23T12:56:00Z"/>
          <w:rFonts w:cstheme="minorHAnsi"/>
          <w:sz w:val="36"/>
          <w:szCs w:val="36"/>
          <w:vertAlign w:val="subscript"/>
        </w:rPr>
      </w:pPr>
    </w:p>
    <w:p w14:paraId="01B19458" w14:textId="77777777" w:rsidR="00F31627" w:rsidRDefault="00F31627" w:rsidP="00F31627">
      <w:pPr>
        <w:tabs>
          <w:tab w:val="left" w:pos="2717"/>
        </w:tabs>
        <w:rPr>
          <w:ins w:id="53" w:author="Prashamsha Adhikari" w:date="2026-09-23T18:41:00Z" w16du:dateUtc="2026-09-23T12:56:00Z"/>
          <w:rFonts w:cstheme="minorHAnsi"/>
          <w:sz w:val="36"/>
          <w:szCs w:val="36"/>
          <w:vertAlign w:val="subscript"/>
        </w:rPr>
      </w:pPr>
    </w:p>
    <w:p w14:paraId="5E9F651E" w14:textId="77777777" w:rsidR="00F31627" w:rsidRDefault="00F31627" w:rsidP="00F31627">
      <w:pPr>
        <w:tabs>
          <w:tab w:val="left" w:pos="2717"/>
        </w:tabs>
        <w:rPr>
          <w:ins w:id="54" w:author="Prashamsha Adhikari" w:date="2026-09-23T18:41:00Z" w16du:dateUtc="2026-09-23T12:56:00Z"/>
          <w:rFonts w:cstheme="minorHAnsi"/>
          <w:sz w:val="36"/>
          <w:szCs w:val="36"/>
          <w:vertAlign w:val="subscript"/>
        </w:rPr>
      </w:pPr>
    </w:p>
    <w:p w14:paraId="573D6955" w14:textId="77777777" w:rsidR="00F31627" w:rsidRDefault="00F31627" w:rsidP="00F31627">
      <w:pPr>
        <w:tabs>
          <w:tab w:val="left" w:pos="2717"/>
        </w:tabs>
        <w:rPr>
          <w:ins w:id="55" w:author="Prashamsha Adhikari" w:date="2026-09-23T18:41:00Z" w16du:dateUtc="2026-09-23T12:56:00Z"/>
          <w:rFonts w:cstheme="minorHAnsi"/>
          <w:sz w:val="36"/>
          <w:szCs w:val="36"/>
          <w:vertAlign w:val="subscript"/>
        </w:rPr>
      </w:pPr>
    </w:p>
    <w:p w14:paraId="6C63144A" w14:textId="77777777" w:rsidR="00F31627" w:rsidRDefault="00F31627" w:rsidP="00F31627">
      <w:pPr>
        <w:tabs>
          <w:tab w:val="left" w:pos="2717"/>
        </w:tabs>
        <w:rPr>
          <w:ins w:id="56" w:author="Prashamsha Adhikari" w:date="2026-09-23T18:41:00Z" w16du:dateUtc="2026-09-23T12:56:00Z"/>
          <w:rFonts w:cstheme="minorHAnsi"/>
          <w:sz w:val="36"/>
          <w:szCs w:val="36"/>
          <w:vertAlign w:val="subscript"/>
        </w:rPr>
      </w:pPr>
    </w:p>
    <w:p w14:paraId="2FACC50E" w14:textId="77777777" w:rsidR="00F31627" w:rsidRDefault="00F31627" w:rsidP="00F31627">
      <w:pPr>
        <w:tabs>
          <w:tab w:val="left" w:pos="2717"/>
        </w:tabs>
        <w:rPr>
          <w:ins w:id="57" w:author="Prashamsha Adhikari" w:date="2026-09-23T18:41:00Z" w16du:dateUtc="2026-09-23T12:56:00Z"/>
          <w:rFonts w:cstheme="minorHAnsi"/>
          <w:sz w:val="36"/>
          <w:szCs w:val="36"/>
          <w:vertAlign w:val="subscript"/>
        </w:rPr>
      </w:pPr>
    </w:p>
    <w:p w14:paraId="5FE065C0" w14:textId="77777777" w:rsidR="00F31627" w:rsidRDefault="00F31627" w:rsidP="00F31627">
      <w:pPr>
        <w:tabs>
          <w:tab w:val="left" w:pos="2717"/>
        </w:tabs>
        <w:rPr>
          <w:ins w:id="58" w:author="Prashamsha Adhikari" w:date="2026-09-23T18:41:00Z" w16du:dateUtc="2026-09-23T12:56:00Z"/>
          <w:rFonts w:cstheme="minorHAnsi"/>
          <w:sz w:val="36"/>
          <w:szCs w:val="36"/>
          <w:vertAlign w:val="subscript"/>
        </w:rPr>
      </w:pPr>
    </w:p>
    <w:p w14:paraId="6CC63F6D" w14:textId="24A682DC" w:rsidR="00F31627" w:rsidRDefault="00F31627" w:rsidP="00F31627">
      <w:pPr>
        <w:tabs>
          <w:tab w:val="left" w:pos="2717"/>
        </w:tabs>
        <w:jc w:val="center"/>
        <w:rPr>
          <w:ins w:id="59" w:author="Prashamsha Adhikari" w:date="2026-09-23T18:41:00Z" w16du:dateUtc="2026-09-23T12:56:00Z"/>
          <w:rFonts w:cstheme="minorHAnsi"/>
          <w:sz w:val="56"/>
          <w:szCs w:val="56"/>
          <w:vertAlign w:val="subscript"/>
        </w:rPr>
      </w:pPr>
      <w:ins w:id="60" w:author="Prashamsha Adhikari" w:date="2026-09-23T18:41:00Z" w16du:dateUtc="2026-09-23T12:56:00Z">
        <w:r>
          <w:rPr>
            <w:rFonts w:cstheme="minorHAnsi"/>
            <w:sz w:val="56"/>
            <w:szCs w:val="56"/>
            <w:vertAlign w:val="subscript"/>
          </w:rPr>
          <w:lastRenderedPageBreak/>
          <w:t>PREFACE</w:t>
        </w:r>
      </w:ins>
    </w:p>
    <w:p w14:paraId="429AA073" w14:textId="0EF296E5" w:rsidR="00F31627" w:rsidRPr="00F31627" w:rsidRDefault="00F31627" w:rsidP="00F31627">
      <w:pPr>
        <w:tabs>
          <w:tab w:val="left" w:pos="2717"/>
        </w:tabs>
        <w:rPr>
          <w:ins w:id="61" w:author="Prashamsha Adhikari" w:date="2026-09-23T18:41:00Z" w16du:dateUtc="2026-09-23T12:56:00Z"/>
          <w:rFonts w:cstheme="minorHAnsi"/>
          <w:sz w:val="36"/>
          <w:szCs w:val="36"/>
          <w:vertAlign w:val="subscript"/>
        </w:rPr>
      </w:pPr>
      <w:ins w:id="62" w:author="Prashamsha Adhikari" w:date="2026-09-23T18:43:00Z" w16du:dateUtc="2026-09-23T12:58:00Z">
        <w:r w:rsidRPr="00F31627">
          <w:rPr>
            <w:rFonts w:cstheme="minorHAnsi"/>
            <w:sz w:val="36"/>
            <w:szCs w:val="36"/>
            <w:vertAlign w:val="subscript"/>
          </w:rPr>
          <w:t>This project report has been formulated as a part of the academic project for the Number Guessing Game development in Go Programming Language, and the work has been completed by utilizing the fundamental concepts of computer programming.</w:t>
        </w:r>
      </w:ins>
      <w:ins w:id="63" w:author="Prashamsha Adhikari" w:date="2026-09-23T18:44:00Z" w16du:dateUtc="2026-09-23T12:59:00Z">
        <w:r>
          <w:rPr>
            <w:rFonts w:cstheme="minorHAnsi"/>
            <w:sz w:val="36"/>
            <w:szCs w:val="36"/>
            <w:vertAlign w:val="subscript"/>
          </w:rPr>
          <w:t xml:space="preserve"> </w:t>
        </w:r>
      </w:ins>
      <w:ins w:id="64" w:author="Prashamsha Adhikari" w:date="2026-09-23T18:43:00Z" w16du:dateUtc="2026-09-23T12:58:00Z">
        <w:r w:rsidRPr="00F31627">
          <w:rPr>
            <w:rFonts w:cstheme="minorHAnsi"/>
            <w:sz w:val="36"/>
            <w:szCs w:val="36"/>
            <w:vertAlign w:val="subscript"/>
          </w:rPr>
          <w:t>Number Guessing Game is a simple console-based game where the computer picks a random number, and the player has to guess the number within minimum attempts. The project involved the implementation of various features like difficulty selection, random number generation, higher and lower hints, score calculation, even and odd hints, input validation, and a play again option.</w:t>
        </w:r>
        <w:r>
          <w:rPr>
            <w:rFonts w:cstheme="minorHAnsi"/>
            <w:sz w:val="36"/>
            <w:szCs w:val="36"/>
            <w:vertAlign w:val="subscript"/>
          </w:rPr>
          <w:t xml:space="preserve"> </w:t>
        </w:r>
        <w:r w:rsidRPr="00F31627">
          <w:rPr>
            <w:rFonts w:cstheme="minorHAnsi"/>
            <w:sz w:val="36"/>
            <w:szCs w:val="36"/>
            <w:vertAlign w:val="subscript"/>
          </w:rPr>
          <w:t>The project report has been structured in a well-defined manner starting from Introduction and Objectives of the work and completing the whole process of development with the sections on System requirements, Features, Algorithm, Implementation, Testing, Results, Conclusion, and Future scope. In addition, the report contains the source code for the application developed.</w:t>
        </w:r>
        <w:r>
          <w:rPr>
            <w:rFonts w:cstheme="minorHAnsi"/>
            <w:sz w:val="36"/>
            <w:szCs w:val="36"/>
            <w:vertAlign w:val="subscript"/>
          </w:rPr>
          <w:t xml:space="preserve"> </w:t>
        </w:r>
        <w:r w:rsidRPr="00F31627">
          <w:rPr>
            <w:rFonts w:cstheme="minorHAnsi"/>
            <w:sz w:val="36"/>
            <w:szCs w:val="36"/>
            <w:vertAlign w:val="subscript"/>
          </w:rPr>
          <w:t>The project completion helped in gaining substantial knowledge about the Go Programming Language and learning the fundamental concepts of computer programming. In addition, the work provided insight into implementing various features like difficulty selection, random number generation, higher and lower hints, score calculation, even and odd hints, and play again in the application. Implementation of the concepts enabled to improve problem-solving, logical thinking, debugging, and testing skills.</w:t>
        </w:r>
        <w:r>
          <w:rPr>
            <w:rFonts w:cstheme="minorHAnsi"/>
            <w:sz w:val="36"/>
            <w:szCs w:val="36"/>
            <w:vertAlign w:val="subscript"/>
          </w:rPr>
          <w:t xml:space="preserve"> </w:t>
        </w:r>
        <w:r w:rsidRPr="00F31627">
          <w:rPr>
            <w:rFonts w:cstheme="minorHAnsi"/>
            <w:sz w:val="36"/>
            <w:szCs w:val="36"/>
            <w:vertAlign w:val="subscript"/>
          </w:rPr>
          <w:t>The project report has been organized efficiently to ensure that the development and working of the developed application can be well understood. It is desired that the project can demonstrate the working of fundamental concepts of computer programming and enable the development of more complex applications in the future.</w:t>
        </w:r>
      </w:ins>
    </w:p>
    <w:p w14:paraId="14FAD4F5" w14:textId="77777777" w:rsidR="00F31627" w:rsidRDefault="00F31627" w:rsidP="00F31627">
      <w:pPr>
        <w:tabs>
          <w:tab w:val="left" w:pos="2717"/>
        </w:tabs>
        <w:rPr>
          <w:ins w:id="65" w:author="Prashamsha Adhikari" w:date="2026-09-23T18:41:00Z" w16du:dateUtc="2026-09-23T12:56:00Z"/>
          <w:rFonts w:cstheme="minorHAnsi"/>
          <w:sz w:val="36"/>
          <w:szCs w:val="36"/>
          <w:vertAlign w:val="subscript"/>
        </w:rPr>
      </w:pPr>
    </w:p>
    <w:p w14:paraId="277F3C9F" w14:textId="77777777" w:rsidR="00F31627" w:rsidRDefault="00F31627" w:rsidP="00F31627">
      <w:pPr>
        <w:tabs>
          <w:tab w:val="left" w:pos="2717"/>
        </w:tabs>
        <w:rPr>
          <w:ins w:id="66" w:author="Prashamsha Adhikari" w:date="2026-09-23T18:41:00Z" w16du:dateUtc="2026-09-23T12:56:00Z"/>
          <w:rFonts w:cstheme="minorHAnsi"/>
          <w:sz w:val="36"/>
          <w:szCs w:val="36"/>
          <w:vertAlign w:val="subscript"/>
        </w:rPr>
      </w:pPr>
    </w:p>
    <w:p w14:paraId="1D1DB43A" w14:textId="36BF1F05" w:rsidR="00F31627" w:rsidRDefault="00E5419E" w:rsidP="00E5419E">
      <w:pPr>
        <w:tabs>
          <w:tab w:val="left" w:pos="2717"/>
        </w:tabs>
        <w:jc w:val="center"/>
        <w:rPr>
          <w:ins w:id="67" w:author="Prashamsha Adhikari" w:date="2026-09-23T19:19:00Z" w16du:dateUtc="2026-09-23T13:34:00Z"/>
          <w:rFonts w:cstheme="minorHAnsi"/>
          <w:sz w:val="48"/>
          <w:szCs w:val="48"/>
          <w:vertAlign w:val="subscript"/>
        </w:rPr>
      </w:pPr>
      <w:ins w:id="68" w:author="Prashamsha Adhikari" w:date="2026-09-23T19:18:00Z" w16du:dateUtc="2026-09-23T13:33:00Z">
        <w:r>
          <w:rPr>
            <w:rFonts w:cstheme="minorHAnsi"/>
            <w:sz w:val="48"/>
            <w:szCs w:val="48"/>
            <w:vertAlign w:val="subscript"/>
          </w:rPr>
          <w:lastRenderedPageBreak/>
          <w:t>INTRODUCTIO</w:t>
        </w:r>
      </w:ins>
      <w:ins w:id="69" w:author="Prashamsha Adhikari" w:date="2026-09-23T19:19:00Z" w16du:dateUtc="2026-09-23T13:34:00Z">
        <w:r>
          <w:rPr>
            <w:rFonts w:cstheme="minorHAnsi"/>
            <w:sz w:val="48"/>
            <w:szCs w:val="48"/>
            <w:vertAlign w:val="subscript"/>
          </w:rPr>
          <w:t>N</w:t>
        </w:r>
      </w:ins>
    </w:p>
    <w:p w14:paraId="1639F29A" w14:textId="63C5E679" w:rsidR="00E5419E" w:rsidRDefault="00E5419E" w:rsidP="00E5419E">
      <w:pPr>
        <w:tabs>
          <w:tab w:val="left" w:pos="2717"/>
        </w:tabs>
        <w:rPr>
          <w:ins w:id="70" w:author="Prashamsha Adhikari" w:date="2026-09-23T19:51:00Z" w16du:dateUtc="2026-09-23T14:06:00Z"/>
          <w:rFonts w:cstheme="minorHAnsi"/>
          <w:sz w:val="36"/>
          <w:szCs w:val="36"/>
          <w:vertAlign w:val="subscript"/>
        </w:rPr>
      </w:pPr>
      <w:ins w:id="71" w:author="Prashamsha Adhikari" w:date="2026-09-23T19:19:00Z" w16du:dateUtc="2026-09-23T13:34:00Z">
        <w:r w:rsidRPr="00E5419E">
          <w:rPr>
            <w:rFonts w:cstheme="minorHAnsi"/>
            <w:sz w:val="36"/>
            <w:szCs w:val="36"/>
            <w:vertAlign w:val="subscript"/>
          </w:rPr>
          <w:t xml:space="preserve">The number guessing game is a simple interactive console-based application developed in Go programming language. The main objective of developing this project is to implement basic programming concepts practically and in a comprehensible manner. Rather than just learning programming concepts through theoretical examples this project combines different concepts for helping to develop a whole working application. In this game, the computer generates a secret random number in a particular range and the player has to guess the number. The player is provided with a limited number of attempts as per the selected difficulty level. After every wrong guess, the system provides feedback that may help the player. If the entered number is smaller than the secret number, the player is informed by the system to try a higher number. </w:t>
        </w:r>
        <w:proofErr w:type="gramStart"/>
        <w:r w:rsidRPr="00E5419E">
          <w:rPr>
            <w:rFonts w:cstheme="minorHAnsi"/>
            <w:sz w:val="36"/>
            <w:szCs w:val="36"/>
            <w:vertAlign w:val="subscript"/>
          </w:rPr>
          <w:t>Similarly</w:t>
        </w:r>
        <w:proofErr w:type="gramEnd"/>
        <w:r w:rsidRPr="00E5419E">
          <w:rPr>
            <w:rFonts w:cstheme="minorHAnsi"/>
            <w:sz w:val="36"/>
            <w:szCs w:val="36"/>
            <w:vertAlign w:val="subscript"/>
          </w:rPr>
          <w:t xml:space="preserve"> if the entered number is greater, the system asks the player to try a lower number. The game is provided with three difficulty levels which are Easy, Medium, and Hard. In the Easy mode, the number to be generated lies between 1 and 50, while in the Medium mode, the number is generated between 1 and 100. Hard mode has a considerably bigger range for the number, which is from 1 to 500. As the number range increases, the number of attempts also decreases based on the difficulty level, making the game more challenging. Besides these, the project also implements other features like score calculation, even/odd hints, checks for accurate input, terminal output in different colors, and a play again option. These features make the application more interesting compared to a simple number guessing program. The project is made using the programming language Go due to the simple syntax it provides and useful standard libraries which helps in efficient application development. The project utilises 3 packages in Go, which are fmt, math/rand, and time for input-output, random number generation, and random seed initialization respectively.</w:t>
        </w:r>
      </w:ins>
    </w:p>
    <w:p w14:paraId="0726551F" w14:textId="6FAB86A5" w:rsidR="00A749D2" w:rsidRPr="00E5419E" w:rsidRDefault="00A749D2" w:rsidP="00E5419E">
      <w:pPr>
        <w:tabs>
          <w:tab w:val="left" w:pos="2717"/>
        </w:tabs>
        <w:rPr>
          <w:ins w:id="72" w:author="Prashamsha Adhikari" w:date="2026-09-23T18:41:00Z" w16du:dateUtc="2026-09-23T12:56:00Z"/>
          <w:rFonts w:cstheme="minorHAnsi"/>
          <w:sz w:val="36"/>
          <w:szCs w:val="36"/>
          <w:vertAlign w:val="subscript"/>
        </w:rPr>
      </w:pPr>
    </w:p>
    <w:p w14:paraId="2FD5842F" w14:textId="77777777" w:rsidR="00F31627" w:rsidRPr="0019101B" w:rsidRDefault="00F31627" w:rsidP="00F31627">
      <w:pPr>
        <w:tabs>
          <w:tab w:val="left" w:pos="2717"/>
        </w:tabs>
        <w:rPr>
          <w:ins w:id="73" w:author="Prashamsha Adhikari" w:date="2026-09-23T18:41:00Z" w16du:dateUtc="2026-09-23T12:56:00Z"/>
          <w:rFonts w:cstheme="minorHAnsi"/>
          <w:sz w:val="36"/>
          <w:szCs w:val="36"/>
          <w:vertAlign w:val="subscript"/>
        </w:rPr>
      </w:pPr>
    </w:p>
    <w:p w14:paraId="41A41C49" w14:textId="10430EA5" w:rsidR="0019101B" w:rsidDel="00F95DEC" w:rsidRDefault="00F95DEC" w:rsidP="00F95DEC">
      <w:pPr>
        <w:tabs>
          <w:tab w:val="left" w:pos="2717"/>
        </w:tabs>
        <w:jc w:val="center"/>
        <w:rPr>
          <w:del w:id="74" w:author="Prashamsha Adhikari" w:date="2026-09-23T18:34:00Z" w16du:dateUtc="2026-09-23T12:49:00Z"/>
          <w:rFonts w:cstheme="minorHAnsi"/>
          <w:sz w:val="36"/>
          <w:szCs w:val="36"/>
          <w:vertAlign w:val="subscript"/>
        </w:rPr>
      </w:pPr>
      <w:ins w:id="75" w:author="Prashamsha Adhikari" w:date="2026-09-23T19:53:00Z">
        <w:r w:rsidRPr="00F95DEC">
          <w:rPr>
            <w:rFonts w:cstheme="minorHAnsi"/>
            <w:sz w:val="52"/>
            <w:szCs w:val="52"/>
            <w:vertAlign w:val="subscript"/>
            <w:rPrChange w:id="76" w:author="Prashamsha Adhikari" w:date="2026-09-23T19:53:00Z" w16du:dateUtc="2026-09-23T14:08:00Z">
              <w:rPr>
                <w:rFonts w:cstheme="minorHAnsi"/>
                <w:sz w:val="36"/>
                <w:szCs w:val="36"/>
                <w:vertAlign w:val="subscript"/>
              </w:rPr>
            </w:rPrChange>
          </w:rPr>
          <w:lastRenderedPageBreak/>
          <w:t>SYSTEM REQUIREMENTS</w:t>
        </w:r>
      </w:ins>
      <w:del w:id="77" w:author="Prashamsha Adhikari" w:date="2026-09-23T18:34:00Z" w16du:dateUtc="2026-09-23T12:49:00Z">
        <w:r w:rsidR="0019101B" w:rsidRPr="00F95DEC" w:rsidDel="00F31627">
          <w:rPr>
            <w:rFonts w:cstheme="minorHAnsi"/>
            <w:sz w:val="36"/>
            <w:szCs w:val="36"/>
            <w:vertAlign w:val="subscript"/>
          </w:rPr>
          <w:delText xml:space="preserve">I must also express my gratitude to the National College of Management and Technical Science for </w:delText>
        </w:r>
        <w:r w:rsidR="0019101B" w:rsidRPr="00F95DEC" w:rsidDel="00F31627">
          <w:rPr>
            <w:rFonts w:cstheme="minorHAnsi"/>
            <w:sz w:val="36"/>
            <w:szCs w:val="36"/>
            <w:vertAlign w:val="subscript"/>
          </w:rPr>
          <w:delText>providing</w:delText>
        </w:r>
        <w:r w:rsidR="0019101B" w:rsidRPr="00F95DEC" w:rsidDel="00F31627">
          <w:rPr>
            <w:rFonts w:cstheme="minorHAnsi"/>
            <w:sz w:val="36"/>
            <w:szCs w:val="36"/>
            <w:vertAlign w:val="subscript"/>
          </w:rPr>
          <w:delText xml:space="preserve"> me </w:delText>
        </w:r>
        <w:r w:rsidR="0019101B" w:rsidRPr="00F95DEC" w:rsidDel="00F31627">
          <w:rPr>
            <w:rFonts w:cstheme="minorHAnsi"/>
            <w:sz w:val="36"/>
            <w:szCs w:val="36"/>
            <w:vertAlign w:val="subscript"/>
          </w:rPr>
          <w:delText xml:space="preserve">with </w:delText>
        </w:r>
        <w:r w:rsidR="0019101B" w:rsidRPr="00F95DEC" w:rsidDel="00F31627">
          <w:rPr>
            <w:rFonts w:cstheme="minorHAnsi"/>
            <w:sz w:val="36"/>
            <w:szCs w:val="36"/>
            <w:vertAlign w:val="subscript"/>
          </w:rPr>
          <w:delText>the environment and resources to complete this project․</w:delText>
        </w:r>
      </w:del>
    </w:p>
    <w:p w14:paraId="5797DDBF" w14:textId="77777777" w:rsidR="00F95DEC" w:rsidRDefault="00F95DEC" w:rsidP="00F95DEC">
      <w:pPr>
        <w:tabs>
          <w:tab w:val="left" w:pos="2717"/>
        </w:tabs>
        <w:jc w:val="center"/>
        <w:rPr>
          <w:ins w:id="78" w:author="Prashamsha Adhikari" w:date="2026-09-23T19:53:00Z" w16du:dateUtc="2026-09-23T14:08:00Z"/>
          <w:rFonts w:cstheme="minorHAnsi"/>
          <w:sz w:val="36"/>
          <w:szCs w:val="36"/>
          <w:vertAlign w:val="subscript"/>
        </w:rPr>
      </w:pPr>
    </w:p>
    <w:p w14:paraId="021E9AE0" w14:textId="77777777" w:rsidR="00F95DEC" w:rsidRPr="00F95DEC" w:rsidRDefault="00F95DEC" w:rsidP="00F95DEC">
      <w:pPr>
        <w:tabs>
          <w:tab w:val="left" w:pos="2717"/>
        </w:tabs>
        <w:rPr>
          <w:ins w:id="79" w:author="Prashamsha Adhikari" w:date="2026-09-23T19:54:00Z"/>
          <w:rFonts w:cstheme="minorHAnsi"/>
          <w:sz w:val="32"/>
          <w:szCs w:val="32"/>
          <w:vertAlign w:val="subscript"/>
          <w:rPrChange w:id="80" w:author="Prashamsha Adhikari" w:date="2026-09-23T19:54:00Z" w16du:dateUtc="2026-09-23T14:09:00Z">
            <w:rPr>
              <w:ins w:id="81" w:author="Prashamsha Adhikari" w:date="2026-09-23T19:54:00Z"/>
              <w:rFonts w:cstheme="minorHAnsi"/>
              <w:sz w:val="36"/>
              <w:szCs w:val="36"/>
              <w:vertAlign w:val="subscript"/>
            </w:rPr>
          </w:rPrChange>
        </w:rPr>
      </w:pPr>
      <w:ins w:id="82" w:author="Prashamsha Adhikari" w:date="2026-09-23T19:54:00Z">
        <w:r w:rsidRPr="00F95DEC">
          <w:rPr>
            <w:rFonts w:cstheme="minorHAnsi"/>
            <w:sz w:val="32"/>
            <w:szCs w:val="32"/>
            <w:vertAlign w:val="subscript"/>
            <w:rPrChange w:id="83" w:author="Prashamsha Adhikari" w:date="2026-09-23T19:54:00Z" w16du:dateUtc="2026-09-23T14:09:00Z">
              <w:rPr>
                <w:rFonts w:cstheme="minorHAnsi"/>
                <w:sz w:val="36"/>
                <w:szCs w:val="36"/>
                <w:vertAlign w:val="subscript"/>
              </w:rPr>
            </w:rPrChange>
          </w:rPr>
          <w:t>The Number Guessing Game is a lightweight application and does not require advanced hardware or software resources. Since the project is developed as a console-based application, it can run on an ordinary computer or laptop.</w:t>
        </w:r>
      </w:ins>
    </w:p>
    <w:p w14:paraId="3BA40490" w14:textId="04640A62" w:rsidR="00F95DEC" w:rsidRPr="00F95DEC" w:rsidRDefault="00F95DEC" w:rsidP="00F95DEC">
      <w:pPr>
        <w:tabs>
          <w:tab w:val="left" w:pos="2717"/>
        </w:tabs>
        <w:rPr>
          <w:ins w:id="84" w:author="Prashamsha Adhikari" w:date="2026-09-23T19:54:00Z"/>
          <w:rFonts w:cstheme="minorHAnsi"/>
          <w:b/>
          <w:bCs/>
          <w:sz w:val="32"/>
          <w:szCs w:val="32"/>
          <w:vertAlign w:val="subscript"/>
          <w:rPrChange w:id="85" w:author="Prashamsha Adhikari" w:date="2026-09-23T19:55:00Z" w16du:dateUtc="2026-09-23T14:10:00Z">
            <w:rPr>
              <w:ins w:id="86" w:author="Prashamsha Adhikari" w:date="2026-09-23T19:54:00Z"/>
              <w:rFonts w:cstheme="minorHAnsi"/>
              <w:sz w:val="36"/>
              <w:szCs w:val="36"/>
              <w:vertAlign w:val="subscript"/>
            </w:rPr>
          </w:rPrChange>
        </w:rPr>
      </w:pPr>
      <w:ins w:id="87" w:author="Prashamsha Adhikari" w:date="2026-09-23T19:54:00Z">
        <w:r w:rsidRPr="00F95DEC">
          <w:rPr>
            <w:rFonts w:cstheme="minorHAnsi"/>
            <w:b/>
            <w:bCs/>
            <w:sz w:val="32"/>
            <w:szCs w:val="32"/>
            <w:vertAlign w:val="subscript"/>
            <w:rPrChange w:id="88" w:author="Prashamsha Adhikari" w:date="2026-09-23T19:54:00Z" w16du:dateUtc="2026-09-23T14:09:00Z">
              <w:rPr>
                <w:rFonts w:cstheme="minorHAnsi"/>
                <w:b/>
                <w:bCs/>
                <w:sz w:val="36"/>
                <w:szCs w:val="36"/>
                <w:vertAlign w:val="subscript"/>
              </w:rPr>
            </w:rPrChange>
          </w:rPr>
          <w:t>Hardware Requirements</w:t>
        </w:r>
      </w:ins>
      <w:ins w:id="89" w:author="Prashamsha Adhikari" w:date="2026-09-23T19:55:00Z" w16du:dateUtc="2026-09-23T14:10:00Z">
        <w:r>
          <w:rPr>
            <w:rFonts w:cstheme="minorHAnsi"/>
            <w:b/>
            <w:bCs/>
            <w:sz w:val="32"/>
            <w:szCs w:val="32"/>
            <w:vertAlign w:val="subscript"/>
          </w:rPr>
          <w:t xml:space="preserve">: </w:t>
        </w:r>
      </w:ins>
      <w:ins w:id="90" w:author="Prashamsha Adhikari" w:date="2026-09-23T19:54:00Z">
        <w:r w:rsidRPr="00F95DEC">
          <w:rPr>
            <w:rFonts w:cstheme="minorHAnsi"/>
            <w:sz w:val="32"/>
            <w:szCs w:val="32"/>
            <w:vertAlign w:val="subscript"/>
            <w:rPrChange w:id="91" w:author="Prashamsha Adhikari" w:date="2026-09-23T19:54:00Z" w16du:dateUtc="2026-09-23T14:09:00Z">
              <w:rPr>
                <w:rFonts w:cstheme="minorHAnsi"/>
                <w:sz w:val="36"/>
                <w:szCs w:val="36"/>
                <w:vertAlign w:val="subscript"/>
              </w:rPr>
            </w:rPrChange>
          </w:rPr>
          <w:t>A basic computer or laptop is sufficient to run the application. The system should have a keyboard because the game requires the user to enter difficulty choices and number guesses.</w:t>
        </w:r>
      </w:ins>
      <w:ins w:id="92" w:author="Prashamsha Adhikari" w:date="2026-09-23T19:55:00Z" w16du:dateUtc="2026-09-23T14:10:00Z">
        <w:r>
          <w:rPr>
            <w:rFonts w:cstheme="minorHAnsi"/>
            <w:b/>
            <w:bCs/>
            <w:sz w:val="32"/>
            <w:szCs w:val="32"/>
            <w:vertAlign w:val="subscript"/>
          </w:rPr>
          <w:t xml:space="preserve"> </w:t>
        </w:r>
      </w:ins>
      <w:ins w:id="93" w:author="Prashamsha Adhikari" w:date="2026-09-23T19:54:00Z">
        <w:r w:rsidRPr="00F95DEC">
          <w:rPr>
            <w:rFonts w:cstheme="minorHAnsi"/>
            <w:sz w:val="32"/>
            <w:szCs w:val="32"/>
            <w:vertAlign w:val="subscript"/>
            <w:rPrChange w:id="94" w:author="Prashamsha Adhikari" w:date="2026-09-23T19:54:00Z" w16du:dateUtc="2026-09-23T14:09:00Z">
              <w:rPr>
                <w:rFonts w:cstheme="minorHAnsi"/>
                <w:sz w:val="36"/>
                <w:szCs w:val="36"/>
                <w:vertAlign w:val="subscript"/>
              </w:rPr>
            </w:rPrChange>
          </w:rPr>
          <w:t>The game does not require a dedicated graphics card because it operates through the command-line interface.</w:t>
        </w:r>
      </w:ins>
    </w:p>
    <w:p w14:paraId="7805D676" w14:textId="4DD2F4FF" w:rsidR="00F95DEC" w:rsidRPr="00F95DEC" w:rsidRDefault="00F95DEC" w:rsidP="00F95DEC">
      <w:pPr>
        <w:tabs>
          <w:tab w:val="left" w:pos="2717"/>
        </w:tabs>
        <w:rPr>
          <w:ins w:id="95" w:author="Prashamsha Adhikari" w:date="2026-09-23T19:54:00Z"/>
          <w:rFonts w:cstheme="minorHAnsi"/>
          <w:b/>
          <w:bCs/>
          <w:sz w:val="32"/>
          <w:szCs w:val="32"/>
          <w:vertAlign w:val="subscript"/>
          <w:rPrChange w:id="96" w:author="Prashamsha Adhikari" w:date="2026-09-23T19:56:00Z" w16du:dateUtc="2026-09-23T14:11:00Z">
            <w:rPr>
              <w:ins w:id="97" w:author="Prashamsha Adhikari" w:date="2026-09-23T19:54:00Z"/>
              <w:rFonts w:cstheme="minorHAnsi"/>
              <w:sz w:val="36"/>
              <w:szCs w:val="36"/>
              <w:vertAlign w:val="subscript"/>
            </w:rPr>
          </w:rPrChange>
        </w:rPr>
      </w:pPr>
      <w:ins w:id="98" w:author="Prashamsha Adhikari" w:date="2026-09-23T19:54:00Z">
        <w:r w:rsidRPr="00F95DEC">
          <w:rPr>
            <w:rFonts w:cstheme="minorHAnsi"/>
            <w:b/>
            <w:bCs/>
            <w:sz w:val="32"/>
            <w:szCs w:val="32"/>
            <w:vertAlign w:val="subscript"/>
            <w:rPrChange w:id="99" w:author="Prashamsha Adhikari" w:date="2026-09-23T19:54:00Z" w16du:dateUtc="2026-09-23T14:09:00Z">
              <w:rPr>
                <w:rFonts w:cstheme="minorHAnsi"/>
                <w:b/>
                <w:bCs/>
                <w:sz w:val="36"/>
                <w:szCs w:val="36"/>
                <w:vertAlign w:val="subscript"/>
              </w:rPr>
            </w:rPrChange>
          </w:rPr>
          <w:t>Software Requirements</w:t>
        </w:r>
      </w:ins>
      <w:ins w:id="100" w:author="Prashamsha Adhikari" w:date="2026-09-23T19:56:00Z" w16du:dateUtc="2026-09-23T14:11:00Z">
        <w:r>
          <w:rPr>
            <w:rFonts w:cstheme="minorHAnsi"/>
            <w:b/>
            <w:bCs/>
            <w:sz w:val="32"/>
            <w:szCs w:val="32"/>
            <w:vertAlign w:val="subscript"/>
          </w:rPr>
          <w:t xml:space="preserve">: </w:t>
        </w:r>
      </w:ins>
      <w:ins w:id="101" w:author="Prashamsha Adhikari" w:date="2026-09-23T19:54:00Z">
        <w:r w:rsidRPr="00F95DEC">
          <w:rPr>
            <w:rFonts w:cstheme="minorHAnsi"/>
            <w:sz w:val="32"/>
            <w:szCs w:val="32"/>
            <w:vertAlign w:val="subscript"/>
            <w:rPrChange w:id="102" w:author="Prashamsha Adhikari" w:date="2026-09-23T19:54:00Z" w16du:dateUtc="2026-09-23T14:09:00Z">
              <w:rPr>
                <w:rFonts w:cstheme="minorHAnsi"/>
                <w:sz w:val="36"/>
                <w:szCs w:val="36"/>
                <w:vertAlign w:val="subscript"/>
              </w:rPr>
            </w:rPrChange>
          </w:rPr>
          <w:t>The application requires an operating system capable of running the Go programming language. Windows, Linux, and macOS can be used.</w:t>
        </w:r>
      </w:ins>
    </w:p>
    <w:p w14:paraId="3CC5A56A" w14:textId="69BF2DA8" w:rsidR="00F95DEC" w:rsidRPr="00F95DEC" w:rsidRDefault="00F95DEC" w:rsidP="00F95DEC">
      <w:pPr>
        <w:tabs>
          <w:tab w:val="left" w:pos="2717"/>
        </w:tabs>
        <w:rPr>
          <w:ins w:id="103" w:author="Prashamsha Adhikari" w:date="2026-09-23T19:54:00Z"/>
          <w:rFonts w:cstheme="minorHAnsi"/>
          <w:sz w:val="32"/>
          <w:szCs w:val="32"/>
          <w:vertAlign w:val="subscript"/>
          <w:rPrChange w:id="104" w:author="Prashamsha Adhikari" w:date="2026-09-23T19:54:00Z" w16du:dateUtc="2026-09-23T14:09:00Z">
            <w:rPr>
              <w:ins w:id="105" w:author="Prashamsha Adhikari" w:date="2026-09-23T19:54:00Z"/>
              <w:rFonts w:cstheme="minorHAnsi"/>
              <w:sz w:val="36"/>
              <w:szCs w:val="36"/>
              <w:vertAlign w:val="subscript"/>
            </w:rPr>
          </w:rPrChange>
        </w:rPr>
      </w:pPr>
      <w:ins w:id="106" w:author="Prashamsha Adhikari" w:date="2026-09-23T19:54:00Z">
        <w:r w:rsidRPr="00F95DEC">
          <w:rPr>
            <w:rFonts w:cstheme="minorHAnsi"/>
            <w:sz w:val="32"/>
            <w:szCs w:val="32"/>
            <w:vertAlign w:val="subscript"/>
            <w:rPrChange w:id="107" w:author="Prashamsha Adhikari" w:date="2026-09-23T19:54:00Z" w16du:dateUtc="2026-09-23T14:09:00Z">
              <w:rPr>
                <w:rFonts w:cstheme="minorHAnsi"/>
                <w:sz w:val="36"/>
                <w:szCs w:val="36"/>
                <w:vertAlign w:val="subscript"/>
              </w:rPr>
            </w:rPrChange>
          </w:rPr>
          <w:t xml:space="preserve">The main software requirement is the </w:t>
        </w:r>
        <w:r w:rsidRPr="00F95DEC">
          <w:rPr>
            <w:rFonts w:cstheme="minorHAnsi"/>
            <w:b/>
            <w:bCs/>
            <w:sz w:val="32"/>
            <w:szCs w:val="32"/>
            <w:vertAlign w:val="subscript"/>
            <w:rPrChange w:id="108" w:author="Prashamsha Adhikari" w:date="2026-09-23T19:54:00Z" w16du:dateUtc="2026-09-23T14:09:00Z">
              <w:rPr>
                <w:rFonts w:cstheme="minorHAnsi"/>
                <w:b/>
                <w:bCs/>
                <w:sz w:val="36"/>
                <w:szCs w:val="36"/>
                <w:vertAlign w:val="subscript"/>
              </w:rPr>
            </w:rPrChange>
          </w:rPr>
          <w:t>Go programming language and compiler</w:t>
        </w:r>
        <w:r w:rsidRPr="00F95DEC">
          <w:rPr>
            <w:rFonts w:cstheme="minorHAnsi"/>
            <w:sz w:val="32"/>
            <w:szCs w:val="32"/>
            <w:vertAlign w:val="subscript"/>
            <w:rPrChange w:id="109" w:author="Prashamsha Adhikari" w:date="2026-09-23T19:54:00Z" w16du:dateUtc="2026-09-23T14:09:00Z">
              <w:rPr>
                <w:rFonts w:cstheme="minorHAnsi"/>
                <w:sz w:val="36"/>
                <w:szCs w:val="36"/>
                <w:vertAlign w:val="subscript"/>
              </w:rPr>
            </w:rPrChange>
          </w:rPr>
          <w:t>. A text editor or Integrated Development Environment (IDE) such as Visual Studio Code can be used to write and edit the source code.</w:t>
        </w:r>
      </w:ins>
      <w:ins w:id="110" w:author="Prashamsha Adhikari" w:date="2026-09-23T19:56:00Z" w16du:dateUtc="2026-09-23T14:11:00Z">
        <w:r>
          <w:rPr>
            <w:rFonts w:cstheme="minorHAnsi"/>
            <w:sz w:val="32"/>
            <w:szCs w:val="32"/>
            <w:vertAlign w:val="subscript"/>
          </w:rPr>
          <w:t xml:space="preserve"> </w:t>
        </w:r>
      </w:ins>
      <w:ins w:id="111" w:author="Prashamsha Adhikari" w:date="2026-09-23T19:54:00Z">
        <w:r w:rsidRPr="00F95DEC">
          <w:rPr>
            <w:rFonts w:cstheme="minorHAnsi"/>
            <w:sz w:val="32"/>
            <w:szCs w:val="32"/>
            <w:vertAlign w:val="subscript"/>
            <w:rPrChange w:id="112" w:author="Prashamsha Adhikari" w:date="2026-09-23T19:54:00Z" w16du:dateUtc="2026-09-23T14:09:00Z">
              <w:rPr>
                <w:rFonts w:cstheme="minorHAnsi"/>
                <w:sz w:val="36"/>
                <w:szCs w:val="36"/>
                <w:vertAlign w:val="subscript"/>
              </w:rPr>
            </w:rPrChange>
          </w:rPr>
          <w:t>No database, web server, or internet connection is required for the application. Once Go is installed, the program can be compiled and executed locally.</w:t>
        </w:r>
      </w:ins>
    </w:p>
    <w:p w14:paraId="2AF338B3" w14:textId="77777777" w:rsidR="00F95DEC" w:rsidRPr="00F95DEC" w:rsidRDefault="00F95DEC" w:rsidP="00F95DEC">
      <w:pPr>
        <w:tabs>
          <w:tab w:val="left" w:pos="2717"/>
        </w:tabs>
        <w:rPr>
          <w:ins w:id="113" w:author="Prashamsha Adhikari" w:date="2026-09-23T19:53:00Z" w16du:dateUtc="2026-09-23T14:08:00Z"/>
          <w:rFonts w:cstheme="minorHAnsi"/>
          <w:sz w:val="36"/>
          <w:szCs w:val="36"/>
          <w:vertAlign w:val="subscript"/>
        </w:rPr>
      </w:pPr>
    </w:p>
    <w:p w14:paraId="4FDE020C" w14:textId="77777777" w:rsidR="0019101B" w:rsidRPr="00F95DEC" w:rsidDel="00346E30" w:rsidRDefault="0019101B" w:rsidP="00F95DEC">
      <w:pPr>
        <w:tabs>
          <w:tab w:val="left" w:pos="2717"/>
        </w:tabs>
        <w:jc w:val="center"/>
        <w:rPr>
          <w:del w:id="114" w:author="Prashamsha Adhikari" w:date="2026-09-23T18:26:00Z" w16du:dateUtc="2026-09-23T12:41:00Z"/>
          <w:rFonts w:cstheme="minorHAnsi"/>
          <w:sz w:val="36"/>
          <w:szCs w:val="36"/>
          <w:vertAlign w:val="subscript"/>
        </w:rPr>
        <w:pPrChange w:id="115" w:author="Prashamsha Adhikari" w:date="2026-09-23T19:52:00Z" w16du:dateUtc="2026-09-23T14:07:00Z">
          <w:pPr>
            <w:tabs>
              <w:tab w:val="left" w:pos="2717"/>
            </w:tabs>
          </w:pPr>
        </w:pPrChange>
      </w:pPr>
    </w:p>
    <w:p w14:paraId="5693E7D5" w14:textId="07E993E4" w:rsidR="0019101B" w:rsidRPr="00F95DEC" w:rsidDel="00F31627" w:rsidRDefault="0019101B" w:rsidP="00F95DEC">
      <w:pPr>
        <w:tabs>
          <w:tab w:val="left" w:pos="2717"/>
        </w:tabs>
        <w:jc w:val="center"/>
        <w:rPr>
          <w:del w:id="116" w:author="Prashamsha Adhikari" w:date="2026-09-23T18:34:00Z" w16du:dateUtc="2026-09-23T12:49:00Z"/>
          <w:rFonts w:cstheme="minorHAnsi"/>
          <w:sz w:val="36"/>
          <w:szCs w:val="36"/>
          <w:vertAlign w:val="subscript"/>
        </w:rPr>
        <w:pPrChange w:id="117" w:author="Prashamsha Adhikari" w:date="2026-09-23T19:52:00Z" w16du:dateUtc="2026-09-23T14:07:00Z">
          <w:pPr>
            <w:tabs>
              <w:tab w:val="left" w:pos="2717"/>
            </w:tabs>
          </w:pPr>
        </w:pPrChange>
      </w:pPr>
      <w:del w:id="118" w:author="Prashamsha Adhikari" w:date="2026-09-23T18:31:00Z" w16du:dateUtc="2026-09-23T12:46:00Z">
        <w:r w:rsidRPr="00F95DEC" w:rsidDel="00346E30">
          <w:rPr>
            <w:rFonts w:cstheme="minorHAnsi"/>
            <w:sz w:val="36"/>
            <w:szCs w:val="36"/>
            <w:vertAlign w:val="subscript"/>
          </w:rPr>
          <w:delText>Finally‚</w:delText>
        </w:r>
      </w:del>
      <w:del w:id="119" w:author="Prashamsha Adhikari" w:date="2026-09-23T18:34:00Z" w16du:dateUtc="2026-09-23T12:49:00Z">
        <w:r w:rsidRPr="00F95DEC" w:rsidDel="00F31627">
          <w:rPr>
            <w:rFonts w:cstheme="minorHAnsi"/>
            <w:sz w:val="36"/>
            <w:szCs w:val="36"/>
            <w:vertAlign w:val="subscript"/>
          </w:rPr>
          <w:delText xml:space="preserve"> I would like to thank my friends and family for their support and encouragement during the development of the Number Guessing Game․</w:delText>
        </w:r>
      </w:del>
    </w:p>
    <w:p w14:paraId="424B7D69" w14:textId="537A75A3" w:rsidR="0019101B" w:rsidRPr="00F95DEC" w:rsidDel="00F31627" w:rsidRDefault="0019101B" w:rsidP="00F95DEC">
      <w:pPr>
        <w:tabs>
          <w:tab w:val="left" w:pos="2717"/>
        </w:tabs>
        <w:jc w:val="center"/>
        <w:rPr>
          <w:del w:id="120" w:author="Prashamsha Adhikari" w:date="2026-09-23T18:40:00Z" w16du:dateUtc="2026-09-23T12:55:00Z"/>
          <w:rFonts w:cstheme="minorHAnsi"/>
          <w:sz w:val="36"/>
          <w:szCs w:val="36"/>
          <w:vertAlign w:val="subscript"/>
        </w:rPr>
        <w:pPrChange w:id="121" w:author="Prashamsha Adhikari" w:date="2026-09-23T19:52:00Z" w16du:dateUtc="2026-09-23T14:07:00Z">
          <w:pPr>
            <w:tabs>
              <w:tab w:val="left" w:pos="2717"/>
            </w:tabs>
          </w:pPr>
        </w:pPrChange>
      </w:pPr>
    </w:p>
    <w:p w14:paraId="3B529CF9" w14:textId="77777777" w:rsidR="0019101B" w:rsidRPr="00F95DEC" w:rsidRDefault="0019101B" w:rsidP="00F95DEC">
      <w:pPr>
        <w:tabs>
          <w:tab w:val="left" w:pos="2717"/>
        </w:tabs>
        <w:jc w:val="center"/>
        <w:rPr>
          <w:rFonts w:cstheme="minorHAnsi"/>
          <w:sz w:val="36"/>
          <w:szCs w:val="36"/>
          <w:vertAlign w:val="subscript"/>
        </w:rPr>
        <w:pPrChange w:id="122" w:author="Prashamsha Adhikari" w:date="2026-09-23T19:52:00Z" w16du:dateUtc="2026-09-23T14:07:00Z">
          <w:pPr>
            <w:tabs>
              <w:tab w:val="left" w:pos="2717"/>
            </w:tabs>
          </w:pPr>
        </w:pPrChange>
      </w:pPr>
    </w:p>
    <w:p w14:paraId="63BB5199" w14:textId="77777777" w:rsidR="0019101B" w:rsidRDefault="0019101B" w:rsidP="0019101B">
      <w:pPr>
        <w:tabs>
          <w:tab w:val="left" w:pos="2717"/>
        </w:tabs>
        <w:rPr>
          <w:rFonts w:cstheme="minorHAnsi"/>
          <w:sz w:val="36"/>
          <w:szCs w:val="36"/>
          <w:vertAlign w:val="subscript"/>
        </w:rPr>
      </w:pPr>
    </w:p>
    <w:p w14:paraId="51EFBD97" w14:textId="77777777" w:rsidR="0019101B" w:rsidRDefault="0019101B" w:rsidP="0019101B">
      <w:pPr>
        <w:tabs>
          <w:tab w:val="left" w:pos="2717"/>
        </w:tabs>
        <w:rPr>
          <w:rFonts w:cstheme="minorHAnsi"/>
          <w:sz w:val="36"/>
          <w:szCs w:val="36"/>
          <w:vertAlign w:val="subscript"/>
        </w:rPr>
      </w:pPr>
    </w:p>
    <w:p w14:paraId="13D3DF5B" w14:textId="77777777" w:rsidR="0019101B" w:rsidRDefault="0019101B" w:rsidP="0019101B">
      <w:pPr>
        <w:tabs>
          <w:tab w:val="left" w:pos="2717"/>
        </w:tabs>
        <w:rPr>
          <w:rFonts w:cstheme="minorHAnsi"/>
          <w:sz w:val="36"/>
          <w:szCs w:val="36"/>
          <w:vertAlign w:val="subscript"/>
        </w:rPr>
      </w:pPr>
    </w:p>
    <w:p w14:paraId="38E1408C" w14:textId="77777777" w:rsidR="0019101B" w:rsidRDefault="0019101B" w:rsidP="0019101B">
      <w:pPr>
        <w:tabs>
          <w:tab w:val="left" w:pos="2717"/>
        </w:tabs>
        <w:rPr>
          <w:rFonts w:cstheme="minorHAnsi"/>
          <w:sz w:val="36"/>
          <w:szCs w:val="36"/>
          <w:vertAlign w:val="subscript"/>
        </w:rPr>
      </w:pPr>
    </w:p>
    <w:p w14:paraId="312D26E4" w14:textId="77777777" w:rsidR="0019101B" w:rsidRDefault="0019101B" w:rsidP="0019101B">
      <w:pPr>
        <w:tabs>
          <w:tab w:val="left" w:pos="2717"/>
        </w:tabs>
        <w:rPr>
          <w:rFonts w:cstheme="minorHAnsi"/>
          <w:sz w:val="36"/>
          <w:szCs w:val="36"/>
          <w:vertAlign w:val="subscript"/>
        </w:rPr>
      </w:pPr>
    </w:p>
    <w:p w14:paraId="3E5CDDEF" w14:textId="77777777" w:rsidR="0019101B" w:rsidRDefault="0019101B" w:rsidP="0019101B">
      <w:pPr>
        <w:tabs>
          <w:tab w:val="left" w:pos="2717"/>
        </w:tabs>
        <w:rPr>
          <w:rFonts w:cstheme="minorHAnsi"/>
          <w:sz w:val="36"/>
          <w:szCs w:val="36"/>
          <w:vertAlign w:val="subscript"/>
        </w:rPr>
      </w:pPr>
    </w:p>
    <w:p w14:paraId="20223B69" w14:textId="77777777" w:rsidR="0019101B" w:rsidRDefault="0019101B" w:rsidP="0019101B">
      <w:pPr>
        <w:tabs>
          <w:tab w:val="left" w:pos="2717"/>
        </w:tabs>
        <w:rPr>
          <w:rFonts w:cstheme="minorHAnsi"/>
          <w:sz w:val="36"/>
          <w:szCs w:val="36"/>
          <w:vertAlign w:val="subscript"/>
        </w:rPr>
      </w:pPr>
    </w:p>
    <w:p w14:paraId="3B7953DB" w14:textId="77777777" w:rsidR="00F95DEC" w:rsidRPr="00F95DEC" w:rsidRDefault="00F95DEC" w:rsidP="00F95DEC">
      <w:pPr>
        <w:tabs>
          <w:tab w:val="left" w:pos="2717"/>
        </w:tabs>
        <w:jc w:val="center"/>
        <w:rPr>
          <w:ins w:id="123" w:author="Prashamsha Adhikari" w:date="2026-09-23T19:57:00Z"/>
          <w:rFonts w:cstheme="minorHAnsi"/>
          <w:b/>
          <w:bCs/>
          <w:sz w:val="48"/>
          <w:szCs w:val="48"/>
          <w:vertAlign w:val="subscript"/>
          <w:rPrChange w:id="124" w:author="Prashamsha Adhikari" w:date="2026-09-23T19:57:00Z" w16du:dateUtc="2026-09-23T14:12:00Z">
            <w:rPr>
              <w:ins w:id="125" w:author="Prashamsha Adhikari" w:date="2026-09-23T19:57:00Z"/>
              <w:rFonts w:cstheme="minorHAnsi"/>
              <w:b/>
              <w:bCs/>
              <w:sz w:val="36"/>
              <w:szCs w:val="36"/>
              <w:vertAlign w:val="subscript"/>
            </w:rPr>
          </w:rPrChange>
        </w:rPr>
        <w:pPrChange w:id="126" w:author="Prashamsha Adhikari" w:date="2026-09-23T19:57:00Z" w16du:dateUtc="2026-09-23T14:12:00Z">
          <w:pPr>
            <w:tabs>
              <w:tab w:val="left" w:pos="2717"/>
            </w:tabs>
          </w:pPr>
        </w:pPrChange>
      </w:pPr>
      <w:ins w:id="127" w:author="Prashamsha Adhikari" w:date="2026-09-23T19:57:00Z">
        <w:r w:rsidRPr="00F95DEC">
          <w:rPr>
            <w:rFonts w:cstheme="minorHAnsi"/>
            <w:b/>
            <w:bCs/>
            <w:sz w:val="48"/>
            <w:szCs w:val="48"/>
            <w:vertAlign w:val="subscript"/>
            <w:rPrChange w:id="128" w:author="Prashamsha Adhikari" w:date="2026-09-23T19:57:00Z" w16du:dateUtc="2026-09-23T14:12:00Z">
              <w:rPr>
                <w:rFonts w:cstheme="minorHAnsi"/>
                <w:b/>
                <w:bCs/>
                <w:sz w:val="36"/>
                <w:szCs w:val="36"/>
                <w:vertAlign w:val="subscript"/>
              </w:rPr>
            </w:rPrChange>
          </w:rPr>
          <w:lastRenderedPageBreak/>
          <w:t>ALGORITHM</w:t>
        </w:r>
      </w:ins>
    </w:p>
    <w:p w14:paraId="3892CE5A" w14:textId="77777777" w:rsidR="00F95DEC" w:rsidRPr="00F95DEC" w:rsidRDefault="00F95DEC" w:rsidP="00F95DEC">
      <w:pPr>
        <w:tabs>
          <w:tab w:val="left" w:pos="2717"/>
        </w:tabs>
        <w:spacing w:after="0"/>
        <w:rPr>
          <w:ins w:id="129" w:author="Prashamsha Adhikari" w:date="2026-09-23T19:57:00Z"/>
          <w:rFonts w:cstheme="minorHAnsi"/>
          <w:sz w:val="28"/>
          <w:szCs w:val="28"/>
          <w:vertAlign w:val="subscript"/>
          <w:rPrChange w:id="130" w:author="Prashamsha Adhikari" w:date="2026-09-23T19:58:00Z" w16du:dateUtc="2026-09-23T14:13:00Z">
            <w:rPr>
              <w:ins w:id="131" w:author="Prashamsha Adhikari" w:date="2026-09-23T19:57:00Z"/>
              <w:rFonts w:cstheme="minorHAnsi"/>
              <w:sz w:val="36"/>
              <w:szCs w:val="36"/>
              <w:vertAlign w:val="subscript"/>
            </w:rPr>
          </w:rPrChange>
        </w:rPr>
        <w:pPrChange w:id="132" w:author="Prashamsha Adhikari" w:date="2026-09-23T20:00:00Z" w16du:dateUtc="2026-09-23T14:15:00Z">
          <w:pPr>
            <w:tabs>
              <w:tab w:val="left" w:pos="2717"/>
            </w:tabs>
          </w:pPr>
        </w:pPrChange>
      </w:pPr>
      <w:ins w:id="133" w:author="Prashamsha Adhikari" w:date="2026-09-23T19:57:00Z">
        <w:r w:rsidRPr="00F95DEC">
          <w:rPr>
            <w:rFonts w:cstheme="minorHAnsi"/>
            <w:sz w:val="28"/>
            <w:szCs w:val="28"/>
            <w:vertAlign w:val="subscript"/>
            <w:rPrChange w:id="134" w:author="Prashamsha Adhikari" w:date="2026-09-23T19:58:00Z" w16du:dateUtc="2026-09-23T14:13:00Z">
              <w:rPr>
                <w:rFonts w:cstheme="minorHAnsi"/>
                <w:sz w:val="36"/>
                <w:szCs w:val="36"/>
                <w:vertAlign w:val="subscript"/>
              </w:rPr>
            </w:rPrChange>
          </w:rPr>
          <w:t>The algorithm describes the step-by-step procedure followed by the Number Guessing Game.</w:t>
        </w:r>
      </w:ins>
    </w:p>
    <w:p w14:paraId="73032BB5" w14:textId="77777777" w:rsidR="00F95DEC" w:rsidRPr="00F95DEC" w:rsidRDefault="00F95DEC" w:rsidP="00F95DEC">
      <w:pPr>
        <w:numPr>
          <w:ilvl w:val="0"/>
          <w:numId w:val="3"/>
        </w:numPr>
        <w:tabs>
          <w:tab w:val="left" w:pos="2717"/>
        </w:tabs>
        <w:spacing w:after="0"/>
        <w:rPr>
          <w:ins w:id="135" w:author="Prashamsha Adhikari" w:date="2026-09-23T19:57:00Z"/>
          <w:rFonts w:cstheme="minorHAnsi"/>
          <w:sz w:val="28"/>
          <w:szCs w:val="28"/>
          <w:vertAlign w:val="subscript"/>
          <w:rPrChange w:id="136" w:author="Prashamsha Adhikari" w:date="2026-09-23T19:58:00Z" w16du:dateUtc="2026-09-23T14:13:00Z">
            <w:rPr>
              <w:ins w:id="137" w:author="Prashamsha Adhikari" w:date="2026-09-23T19:57:00Z"/>
              <w:rFonts w:cstheme="minorHAnsi"/>
              <w:sz w:val="36"/>
              <w:szCs w:val="36"/>
              <w:vertAlign w:val="subscript"/>
            </w:rPr>
          </w:rPrChange>
        </w:rPr>
        <w:pPrChange w:id="138" w:author="Prashamsha Adhikari" w:date="2026-09-23T20:00:00Z" w16du:dateUtc="2026-09-23T14:15:00Z">
          <w:pPr>
            <w:numPr>
              <w:numId w:val="3"/>
            </w:numPr>
            <w:tabs>
              <w:tab w:val="num" w:pos="720"/>
              <w:tab w:val="left" w:pos="2717"/>
            </w:tabs>
            <w:ind w:left="720" w:hanging="360"/>
          </w:pPr>
        </w:pPrChange>
      </w:pPr>
      <w:ins w:id="139" w:author="Prashamsha Adhikari" w:date="2026-09-23T19:57:00Z">
        <w:r w:rsidRPr="00F95DEC">
          <w:rPr>
            <w:rFonts w:cstheme="minorHAnsi"/>
            <w:sz w:val="28"/>
            <w:szCs w:val="28"/>
            <w:vertAlign w:val="subscript"/>
            <w:rPrChange w:id="140" w:author="Prashamsha Adhikari" w:date="2026-09-23T19:58:00Z" w16du:dateUtc="2026-09-23T14:13:00Z">
              <w:rPr>
                <w:rFonts w:cstheme="minorHAnsi"/>
                <w:sz w:val="36"/>
                <w:szCs w:val="36"/>
                <w:vertAlign w:val="subscript"/>
              </w:rPr>
            </w:rPrChange>
          </w:rPr>
          <w:t xml:space="preserve">Start the program. </w:t>
        </w:r>
      </w:ins>
    </w:p>
    <w:p w14:paraId="5BB0B6DD" w14:textId="77777777" w:rsidR="00F95DEC" w:rsidRPr="00F95DEC" w:rsidRDefault="00F95DEC" w:rsidP="00F95DEC">
      <w:pPr>
        <w:numPr>
          <w:ilvl w:val="0"/>
          <w:numId w:val="3"/>
        </w:numPr>
        <w:tabs>
          <w:tab w:val="left" w:pos="2717"/>
        </w:tabs>
        <w:spacing w:after="0"/>
        <w:rPr>
          <w:ins w:id="141" w:author="Prashamsha Adhikari" w:date="2026-09-23T19:57:00Z"/>
          <w:rFonts w:cstheme="minorHAnsi"/>
          <w:sz w:val="28"/>
          <w:szCs w:val="28"/>
          <w:vertAlign w:val="subscript"/>
          <w:rPrChange w:id="142" w:author="Prashamsha Adhikari" w:date="2026-09-23T19:58:00Z" w16du:dateUtc="2026-09-23T14:13:00Z">
            <w:rPr>
              <w:ins w:id="143" w:author="Prashamsha Adhikari" w:date="2026-09-23T19:57:00Z"/>
              <w:rFonts w:cstheme="minorHAnsi"/>
              <w:sz w:val="36"/>
              <w:szCs w:val="36"/>
              <w:vertAlign w:val="subscript"/>
            </w:rPr>
          </w:rPrChange>
        </w:rPr>
        <w:pPrChange w:id="144" w:author="Prashamsha Adhikari" w:date="2026-09-23T20:00:00Z" w16du:dateUtc="2026-09-23T14:15:00Z">
          <w:pPr>
            <w:numPr>
              <w:numId w:val="3"/>
            </w:numPr>
            <w:tabs>
              <w:tab w:val="num" w:pos="720"/>
              <w:tab w:val="left" w:pos="2717"/>
            </w:tabs>
            <w:ind w:left="720" w:hanging="360"/>
          </w:pPr>
        </w:pPrChange>
      </w:pPr>
      <w:ins w:id="145" w:author="Prashamsha Adhikari" w:date="2026-09-23T19:57:00Z">
        <w:r w:rsidRPr="00F95DEC">
          <w:rPr>
            <w:rFonts w:cstheme="minorHAnsi"/>
            <w:sz w:val="28"/>
            <w:szCs w:val="28"/>
            <w:vertAlign w:val="subscript"/>
            <w:rPrChange w:id="146" w:author="Prashamsha Adhikari" w:date="2026-09-23T19:58:00Z" w16du:dateUtc="2026-09-23T14:13:00Z">
              <w:rPr>
                <w:rFonts w:cstheme="minorHAnsi"/>
                <w:sz w:val="36"/>
                <w:szCs w:val="36"/>
                <w:vertAlign w:val="subscript"/>
              </w:rPr>
            </w:rPrChange>
          </w:rPr>
          <w:t xml:space="preserve">Initialize the random number generator using the current time. </w:t>
        </w:r>
      </w:ins>
    </w:p>
    <w:p w14:paraId="25641CB8" w14:textId="77777777" w:rsidR="00F95DEC" w:rsidRPr="00F95DEC" w:rsidRDefault="00F95DEC" w:rsidP="00F95DEC">
      <w:pPr>
        <w:numPr>
          <w:ilvl w:val="0"/>
          <w:numId w:val="3"/>
        </w:numPr>
        <w:tabs>
          <w:tab w:val="left" w:pos="2717"/>
        </w:tabs>
        <w:spacing w:after="0"/>
        <w:rPr>
          <w:ins w:id="147" w:author="Prashamsha Adhikari" w:date="2026-09-23T19:57:00Z"/>
          <w:rFonts w:cstheme="minorHAnsi"/>
          <w:sz w:val="28"/>
          <w:szCs w:val="28"/>
          <w:vertAlign w:val="subscript"/>
          <w:rPrChange w:id="148" w:author="Prashamsha Adhikari" w:date="2026-09-23T19:58:00Z" w16du:dateUtc="2026-09-23T14:13:00Z">
            <w:rPr>
              <w:ins w:id="149" w:author="Prashamsha Adhikari" w:date="2026-09-23T19:57:00Z"/>
              <w:rFonts w:cstheme="minorHAnsi"/>
              <w:sz w:val="36"/>
              <w:szCs w:val="36"/>
              <w:vertAlign w:val="subscript"/>
            </w:rPr>
          </w:rPrChange>
        </w:rPr>
        <w:pPrChange w:id="150" w:author="Prashamsha Adhikari" w:date="2026-09-23T20:00:00Z" w16du:dateUtc="2026-09-23T14:15:00Z">
          <w:pPr>
            <w:numPr>
              <w:numId w:val="3"/>
            </w:numPr>
            <w:tabs>
              <w:tab w:val="num" w:pos="720"/>
              <w:tab w:val="left" w:pos="2717"/>
            </w:tabs>
            <w:ind w:left="720" w:hanging="360"/>
          </w:pPr>
        </w:pPrChange>
      </w:pPr>
      <w:ins w:id="151" w:author="Prashamsha Adhikari" w:date="2026-09-23T19:57:00Z">
        <w:r w:rsidRPr="00F95DEC">
          <w:rPr>
            <w:rFonts w:cstheme="minorHAnsi"/>
            <w:sz w:val="28"/>
            <w:szCs w:val="28"/>
            <w:vertAlign w:val="subscript"/>
            <w:rPrChange w:id="152" w:author="Prashamsha Adhikari" w:date="2026-09-23T19:58:00Z" w16du:dateUtc="2026-09-23T14:13:00Z">
              <w:rPr>
                <w:rFonts w:cstheme="minorHAnsi"/>
                <w:sz w:val="36"/>
                <w:szCs w:val="36"/>
                <w:vertAlign w:val="subscript"/>
              </w:rPr>
            </w:rPrChange>
          </w:rPr>
          <w:t xml:space="preserve">Display the welcome screen. </w:t>
        </w:r>
      </w:ins>
    </w:p>
    <w:p w14:paraId="0CAE8FEB" w14:textId="77777777" w:rsidR="00F95DEC" w:rsidRPr="00F95DEC" w:rsidRDefault="00F95DEC" w:rsidP="00F95DEC">
      <w:pPr>
        <w:numPr>
          <w:ilvl w:val="0"/>
          <w:numId w:val="3"/>
        </w:numPr>
        <w:tabs>
          <w:tab w:val="left" w:pos="2717"/>
        </w:tabs>
        <w:spacing w:after="0"/>
        <w:rPr>
          <w:ins w:id="153" w:author="Prashamsha Adhikari" w:date="2026-09-23T19:57:00Z"/>
          <w:rFonts w:cstheme="minorHAnsi"/>
          <w:sz w:val="28"/>
          <w:szCs w:val="28"/>
          <w:vertAlign w:val="subscript"/>
          <w:rPrChange w:id="154" w:author="Prashamsha Adhikari" w:date="2026-09-23T19:58:00Z" w16du:dateUtc="2026-09-23T14:13:00Z">
            <w:rPr>
              <w:ins w:id="155" w:author="Prashamsha Adhikari" w:date="2026-09-23T19:57:00Z"/>
              <w:rFonts w:cstheme="minorHAnsi"/>
              <w:sz w:val="36"/>
              <w:szCs w:val="36"/>
              <w:vertAlign w:val="subscript"/>
            </w:rPr>
          </w:rPrChange>
        </w:rPr>
        <w:pPrChange w:id="156" w:author="Prashamsha Adhikari" w:date="2026-09-23T20:00:00Z" w16du:dateUtc="2026-09-23T14:15:00Z">
          <w:pPr>
            <w:numPr>
              <w:numId w:val="3"/>
            </w:numPr>
            <w:tabs>
              <w:tab w:val="num" w:pos="720"/>
              <w:tab w:val="left" w:pos="2717"/>
            </w:tabs>
            <w:ind w:left="720" w:hanging="360"/>
          </w:pPr>
        </w:pPrChange>
      </w:pPr>
      <w:ins w:id="157" w:author="Prashamsha Adhikari" w:date="2026-09-23T19:57:00Z">
        <w:r w:rsidRPr="00F95DEC">
          <w:rPr>
            <w:rFonts w:cstheme="minorHAnsi"/>
            <w:sz w:val="28"/>
            <w:szCs w:val="28"/>
            <w:vertAlign w:val="subscript"/>
            <w:rPrChange w:id="158" w:author="Prashamsha Adhikari" w:date="2026-09-23T19:58:00Z" w16du:dateUtc="2026-09-23T14:13:00Z">
              <w:rPr>
                <w:rFonts w:cstheme="minorHAnsi"/>
                <w:sz w:val="36"/>
                <w:szCs w:val="36"/>
                <w:vertAlign w:val="subscript"/>
              </w:rPr>
            </w:rPrChange>
          </w:rPr>
          <w:t xml:space="preserve">Display the available difficulty levels. </w:t>
        </w:r>
      </w:ins>
    </w:p>
    <w:p w14:paraId="1FD3F261" w14:textId="77777777" w:rsidR="00F95DEC" w:rsidRPr="00F95DEC" w:rsidRDefault="00F95DEC" w:rsidP="00F95DEC">
      <w:pPr>
        <w:numPr>
          <w:ilvl w:val="0"/>
          <w:numId w:val="3"/>
        </w:numPr>
        <w:tabs>
          <w:tab w:val="left" w:pos="2717"/>
        </w:tabs>
        <w:spacing w:after="0"/>
        <w:rPr>
          <w:ins w:id="159" w:author="Prashamsha Adhikari" w:date="2026-09-23T19:57:00Z"/>
          <w:rFonts w:cstheme="minorHAnsi"/>
          <w:sz w:val="28"/>
          <w:szCs w:val="28"/>
          <w:vertAlign w:val="subscript"/>
          <w:rPrChange w:id="160" w:author="Prashamsha Adhikari" w:date="2026-09-23T19:58:00Z" w16du:dateUtc="2026-09-23T14:13:00Z">
            <w:rPr>
              <w:ins w:id="161" w:author="Prashamsha Adhikari" w:date="2026-09-23T19:57:00Z"/>
              <w:rFonts w:cstheme="minorHAnsi"/>
              <w:sz w:val="36"/>
              <w:szCs w:val="36"/>
              <w:vertAlign w:val="subscript"/>
            </w:rPr>
          </w:rPrChange>
        </w:rPr>
        <w:pPrChange w:id="162" w:author="Prashamsha Adhikari" w:date="2026-09-23T20:00:00Z" w16du:dateUtc="2026-09-23T14:15:00Z">
          <w:pPr>
            <w:numPr>
              <w:numId w:val="3"/>
            </w:numPr>
            <w:tabs>
              <w:tab w:val="num" w:pos="720"/>
              <w:tab w:val="left" w:pos="2717"/>
            </w:tabs>
            <w:ind w:left="720" w:hanging="360"/>
          </w:pPr>
        </w:pPrChange>
      </w:pPr>
      <w:ins w:id="163" w:author="Prashamsha Adhikari" w:date="2026-09-23T19:57:00Z">
        <w:r w:rsidRPr="00F95DEC">
          <w:rPr>
            <w:rFonts w:cstheme="minorHAnsi"/>
            <w:sz w:val="28"/>
            <w:szCs w:val="28"/>
            <w:vertAlign w:val="subscript"/>
            <w:rPrChange w:id="164" w:author="Prashamsha Adhikari" w:date="2026-09-23T19:58:00Z" w16du:dateUtc="2026-09-23T14:13:00Z">
              <w:rPr>
                <w:rFonts w:cstheme="minorHAnsi"/>
                <w:sz w:val="36"/>
                <w:szCs w:val="36"/>
                <w:vertAlign w:val="subscript"/>
              </w:rPr>
            </w:rPrChange>
          </w:rPr>
          <w:t xml:space="preserve">Ask the player to select a difficulty. </w:t>
        </w:r>
      </w:ins>
    </w:p>
    <w:p w14:paraId="21063C12" w14:textId="77777777" w:rsidR="00F95DEC" w:rsidRPr="00F95DEC" w:rsidRDefault="00F95DEC" w:rsidP="00F95DEC">
      <w:pPr>
        <w:numPr>
          <w:ilvl w:val="0"/>
          <w:numId w:val="3"/>
        </w:numPr>
        <w:tabs>
          <w:tab w:val="left" w:pos="2717"/>
        </w:tabs>
        <w:spacing w:after="0"/>
        <w:rPr>
          <w:ins w:id="165" w:author="Prashamsha Adhikari" w:date="2026-09-23T19:57:00Z"/>
          <w:rFonts w:cstheme="minorHAnsi"/>
          <w:sz w:val="28"/>
          <w:szCs w:val="28"/>
          <w:vertAlign w:val="subscript"/>
          <w:rPrChange w:id="166" w:author="Prashamsha Adhikari" w:date="2026-09-23T19:58:00Z" w16du:dateUtc="2026-09-23T14:13:00Z">
            <w:rPr>
              <w:ins w:id="167" w:author="Prashamsha Adhikari" w:date="2026-09-23T19:57:00Z"/>
              <w:rFonts w:cstheme="minorHAnsi"/>
              <w:sz w:val="36"/>
              <w:szCs w:val="36"/>
              <w:vertAlign w:val="subscript"/>
            </w:rPr>
          </w:rPrChange>
        </w:rPr>
        <w:pPrChange w:id="168" w:author="Prashamsha Adhikari" w:date="2026-09-23T20:00:00Z" w16du:dateUtc="2026-09-23T14:15:00Z">
          <w:pPr>
            <w:numPr>
              <w:numId w:val="3"/>
            </w:numPr>
            <w:tabs>
              <w:tab w:val="num" w:pos="720"/>
              <w:tab w:val="left" w:pos="2717"/>
            </w:tabs>
            <w:ind w:left="720" w:hanging="360"/>
          </w:pPr>
        </w:pPrChange>
      </w:pPr>
      <w:ins w:id="169" w:author="Prashamsha Adhikari" w:date="2026-09-23T19:57:00Z">
        <w:r w:rsidRPr="00F95DEC">
          <w:rPr>
            <w:rFonts w:cstheme="minorHAnsi"/>
            <w:sz w:val="28"/>
            <w:szCs w:val="28"/>
            <w:vertAlign w:val="subscript"/>
            <w:rPrChange w:id="170" w:author="Prashamsha Adhikari" w:date="2026-09-23T19:58:00Z" w16du:dateUtc="2026-09-23T14:13:00Z">
              <w:rPr>
                <w:rFonts w:cstheme="minorHAnsi"/>
                <w:sz w:val="36"/>
                <w:szCs w:val="36"/>
                <w:vertAlign w:val="subscript"/>
              </w:rPr>
            </w:rPrChange>
          </w:rPr>
          <w:t xml:space="preserve">Check the selected difficulty. </w:t>
        </w:r>
      </w:ins>
    </w:p>
    <w:p w14:paraId="073B474C" w14:textId="77777777" w:rsidR="00F95DEC" w:rsidRPr="00F95DEC" w:rsidRDefault="00F95DEC" w:rsidP="00F95DEC">
      <w:pPr>
        <w:numPr>
          <w:ilvl w:val="0"/>
          <w:numId w:val="3"/>
        </w:numPr>
        <w:tabs>
          <w:tab w:val="left" w:pos="2717"/>
        </w:tabs>
        <w:spacing w:after="0"/>
        <w:rPr>
          <w:ins w:id="171" w:author="Prashamsha Adhikari" w:date="2026-09-23T19:57:00Z"/>
          <w:rFonts w:cstheme="minorHAnsi"/>
          <w:sz w:val="28"/>
          <w:szCs w:val="28"/>
          <w:vertAlign w:val="subscript"/>
          <w:rPrChange w:id="172" w:author="Prashamsha Adhikari" w:date="2026-09-23T19:58:00Z" w16du:dateUtc="2026-09-23T14:13:00Z">
            <w:rPr>
              <w:ins w:id="173" w:author="Prashamsha Adhikari" w:date="2026-09-23T19:57:00Z"/>
              <w:rFonts w:cstheme="minorHAnsi"/>
              <w:sz w:val="36"/>
              <w:szCs w:val="36"/>
              <w:vertAlign w:val="subscript"/>
            </w:rPr>
          </w:rPrChange>
        </w:rPr>
        <w:pPrChange w:id="174" w:author="Prashamsha Adhikari" w:date="2026-09-23T20:00:00Z" w16du:dateUtc="2026-09-23T14:15:00Z">
          <w:pPr>
            <w:numPr>
              <w:numId w:val="3"/>
            </w:numPr>
            <w:tabs>
              <w:tab w:val="num" w:pos="720"/>
              <w:tab w:val="left" w:pos="2717"/>
            </w:tabs>
            <w:ind w:left="720" w:hanging="360"/>
          </w:pPr>
        </w:pPrChange>
      </w:pPr>
      <w:ins w:id="175" w:author="Prashamsha Adhikari" w:date="2026-09-23T19:57:00Z">
        <w:r w:rsidRPr="00F95DEC">
          <w:rPr>
            <w:rFonts w:cstheme="minorHAnsi"/>
            <w:sz w:val="28"/>
            <w:szCs w:val="28"/>
            <w:vertAlign w:val="subscript"/>
            <w:rPrChange w:id="176" w:author="Prashamsha Adhikari" w:date="2026-09-23T19:58:00Z" w16du:dateUtc="2026-09-23T14:13:00Z">
              <w:rPr>
                <w:rFonts w:cstheme="minorHAnsi"/>
                <w:sz w:val="36"/>
                <w:szCs w:val="36"/>
                <w:vertAlign w:val="subscript"/>
              </w:rPr>
            </w:rPrChange>
          </w:rPr>
          <w:t xml:space="preserve">Set the maximum number and number of attempts according to the selected difficulty. </w:t>
        </w:r>
      </w:ins>
    </w:p>
    <w:p w14:paraId="082AF066" w14:textId="77777777" w:rsidR="00F95DEC" w:rsidRPr="00F95DEC" w:rsidRDefault="00F95DEC" w:rsidP="00F95DEC">
      <w:pPr>
        <w:numPr>
          <w:ilvl w:val="0"/>
          <w:numId w:val="3"/>
        </w:numPr>
        <w:tabs>
          <w:tab w:val="left" w:pos="2717"/>
        </w:tabs>
        <w:spacing w:after="0"/>
        <w:rPr>
          <w:ins w:id="177" w:author="Prashamsha Adhikari" w:date="2026-09-23T19:57:00Z"/>
          <w:rFonts w:cstheme="minorHAnsi"/>
          <w:sz w:val="28"/>
          <w:szCs w:val="28"/>
          <w:vertAlign w:val="subscript"/>
          <w:rPrChange w:id="178" w:author="Prashamsha Adhikari" w:date="2026-09-23T19:58:00Z" w16du:dateUtc="2026-09-23T14:13:00Z">
            <w:rPr>
              <w:ins w:id="179" w:author="Prashamsha Adhikari" w:date="2026-09-23T19:57:00Z"/>
              <w:rFonts w:cstheme="minorHAnsi"/>
              <w:sz w:val="36"/>
              <w:szCs w:val="36"/>
              <w:vertAlign w:val="subscript"/>
            </w:rPr>
          </w:rPrChange>
        </w:rPr>
        <w:pPrChange w:id="180" w:author="Prashamsha Adhikari" w:date="2026-09-23T20:00:00Z" w16du:dateUtc="2026-09-23T14:15:00Z">
          <w:pPr>
            <w:numPr>
              <w:numId w:val="3"/>
            </w:numPr>
            <w:tabs>
              <w:tab w:val="num" w:pos="720"/>
              <w:tab w:val="left" w:pos="2717"/>
            </w:tabs>
            <w:ind w:left="720" w:hanging="360"/>
          </w:pPr>
        </w:pPrChange>
      </w:pPr>
      <w:ins w:id="181" w:author="Prashamsha Adhikari" w:date="2026-09-23T19:57:00Z">
        <w:r w:rsidRPr="00F95DEC">
          <w:rPr>
            <w:rFonts w:cstheme="minorHAnsi"/>
            <w:sz w:val="28"/>
            <w:szCs w:val="28"/>
            <w:vertAlign w:val="subscript"/>
            <w:rPrChange w:id="182" w:author="Prashamsha Adhikari" w:date="2026-09-23T19:58:00Z" w16du:dateUtc="2026-09-23T14:13:00Z">
              <w:rPr>
                <w:rFonts w:cstheme="minorHAnsi"/>
                <w:sz w:val="36"/>
                <w:szCs w:val="36"/>
                <w:vertAlign w:val="subscript"/>
              </w:rPr>
            </w:rPrChange>
          </w:rPr>
          <w:t xml:space="preserve">Generate a random secret number within the selected range. </w:t>
        </w:r>
      </w:ins>
    </w:p>
    <w:p w14:paraId="72553EF6" w14:textId="77777777" w:rsidR="00F95DEC" w:rsidRPr="00F95DEC" w:rsidRDefault="00F95DEC" w:rsidP="00F95DEC">
      <w:pPr>
        <w:numPr>
          <w:ilvl w:val="0"/>
          <w:numId w:val="3"/>
        </w:numPr>
        <w:tabs>
          <w:tab w:val="left" w:pos="2717"/>
        </w:tabs>
        <w:spacing w:after="0"/>
        <w:rPr>
          <w:ins w:id="183" w:author="Prashamsha Adhikari" w:date="2026-09-23T19:57:00Z"/>
          <w:rFonts w:cstheme="minorHAnsi"/>
          <w:sz w:val="28"/>
          <w:szCs w:val="28"/>
          <w:vertAlign w:val="subscript"/>
          <w:rPrChange w:id="184" w:author="Prashamsha Adhikari" w:date="2026-09-23T19:58:00Z" w16du:dateUtc="2026-09-23T14:13:00Z">
            <w:rPr>
              <w:ins w:id="185" w:author="Prashamsha Adhikari" w:date="2026-09-23T19:57:00Z"/>
              <w:rFonts w:cstheme="minorHAnsi"/>
              <w:sz w:val="36"/>
              <w:szCs w:val="36"/>
              <w:vertAlign w:val="subscript"/>
            </w:rPr>
          </w:rPrChange>
        </w:rPr>
        <w:pPrChange w:id="186" w:author="Prashamsha Adhikari" w:date="2026-09-23T20:00:00Z" w16du:dateUtc="2026-09-23T14:15:00Z">
          <w:pPr>
            <w:numPr>
              <w:numId w:val="3"/>
            </w:numPr>
            <w:tabs>
              <w:tab w:val="num" w:pos="720"/>
              <w:tab w:val="left" w:pos="2717"/>
            </w:tabs>
            <w:ind w:left="720" w:hanging="360"/>
          </w:pPr>
        </w:pPrChange>
      </w:pPr>
      <w:ins w:id="187" w:author="Prashamsha Adhikari" w:date="2026-09-23T19:57:00Z">
        <w:r w:rsidRPr="00F95DEC">
          <w:rPr>
            <w:rFonts w:cstheme="minorHAnsi"/>
            <w:sz w:val="28"/>
            <w:szCs w:val="28"/>
            <w:vertAlign w:val="subscript"/>
            <w:rPrChange w:id="188" w:author="Prashamsha Adhikari" w:date="2026-09-23T19:58:00Z" w16du:dateUtc="2026-09-23T14:13:00Z">
              <w:rPr>
                <w:rFonts w:cstheme="minorHAnsi"/>
                <w:sz w:val="36"/>
                <w:szCs w:val="36"/>
                <w:vertAlign w:val="subscript"/>
              </w:rPr>
            </w:rPrChange>
          </w:rPr>
          <w:t xml:space="preserve">Set the initial score to 100. </w:t>
        </w:r>
      </w:ins>
    </w:p>
    <w:p w14:paraId="4B5D4F43" w14:textId="77777777" w:rsidR="00F95DEC" w:rsidRPr="00F95DEC" w:rsidRDefault="00F95DEC" w:rsidP="00F95DEC">
      <w:pPr>
        <w:numPr>
          <w:ilvl w:val="0"/>
          <w:numId w:val="3"/>
        </w:numPr>
        <w:tabs>
          <w:tab w:val="left" w:pos="2717"/>
        </w:tabs>
        <w:spacing w:after="0"/>
        <w:rPr>
          <w:ins w:id="189" w:author="Prashamsha Adhikari" w:date="2026-09-23T19:57:00Z"/>
          <w:rFonts w:cstheme="minorHAnsi"/>
          <w:sz w:val="28"/>
          <w:szCs w:val="28"/>
          <w:vertAlign w:val="subscript"/>
          <w:rPrChange w:id="190" w:author="Prashamsha Adhikari" w:date="2026-09-23T19:58:00Z" w16du:dateUtc="2026-09-23T14:13:00Z">
            <w:rPr>
              <w:ins w:id="191" w:author="Prashamsha Adhikari" w:date="2026-09-23T19:57:00Z"/>
              <w:rFonts w:cstheme="minorHAnsi"/>
              <w:sz w:val="36"/>
              <w:szCs w:val="36"/>
              <w:vertAlign w:val="subscript"/>
            </w:rPr>
          </w:rPrChange>
        </w:rPr>
        <w:pPrChange w:id="192" w:author="Prashamsha Adhikari" w:date="2026-09-23T20:00:00Z" w16du:dateUtc="2026-09-23T14:15:00Z">
          <w:pPr>
            <w:numPr>
              <w:numId w:val="3"/>
            </w:numPr>
            <w:tabs>
              <w:tab w:val="num" w:pos="720"/>
              <w:tab w:val="left" w:pos="2717"/>
            </w:tabs>
            <w:ind w:left="720" w:hanging="360"/>
          </w:pPr>
        </w:pPrChange>
      </w:pPr>
      <w:ins w:id="193" w:author="Prashamsha Adhikari" w:date="2026-09-23T19:57:00Z">
        <w:r w:rsidRPr="00F95DEC">
          <w:rPr>
            <w:rFonts w:cstheme="minorHAnsi"/>
            <w:sz w:val="28"/>
            <w:szCs w:val="28"/>
            <w:vertAlign w:val="subscript"/>
            <w:rPrChange w:id="194" w:author="Prashamsha Adhikari" w:date="2026-09-23T19:58:00Z" w16du:dateUtc="2026-09-23T14:13:00Z">
              <w:rPr>
                <w:rFonts w:cstheme="minorHAnsi"/>
                <w:sz w:val="36"/>
                <w:szCs w:val="36"/>
                <w:vertAlign w:val="subscript"/>
              </w:rPr>
            </w:rPrChange>
          </w:rPr>
          <w:t xml:space="preserve">Display the game instructions and number of available attempts. </w:t>
        </w:r>
      </w:ins>
    </w:p>
    <w:p w14:paraId="55B6ACC2" w14:textId="77777777" w:rsidR="00F95DEC" w:rsidRPr="00F95DEC" w:rsidRDefault="00F95DEC" w:rsidP="00F95DEC">
      <w:pPr>
        <w:numPr>
          <w:ilvl w:val="0"/>
          <w:numId w:val="3"/>
        </w:numPr>
        <w:tabs>
          <w:tab w:val="left" w:pos="2717"/>
        </w:tabs>
        <w:spacing w:after="0"/>
        <w:rPr>
          <w:ins w:id="195" w:author="Prashamsha Adhikari" w:date="2026-09-23T19:57:00Z"/>
          <w:rFonts w:cstheme="minorHAnsi"/>
          <w:sz w:val="28"/>
          <w:szCs w:val="28"/>
          <w:vertAlign w:val="subscript"/>
          <w:rPrChange w:id="196" w:author="Prashamsha Adhikari" w:date="2026-09-23T19:58:00Z" w16du:dateUtc="2026-09-23T14:13:00Z">
            <w:rPr>
              <w:ins w:id="197" w:author="Prashamsha Adhikari" w:date="2026-09-23T19:57:00Z"/>
              <w:rFonts w:cstheme="minorHAnsi"/>
              <w:sz w:val="36"/>
              <w:szCs w:val="36"/>
              <w:vertAlign w:val="subscript"/>
            </w:rPr>
          </w:rPrChange>
        </w:rPr>
        <w:pPrChange w:id="198" w:author="Prashamsha Adhikari" w:date="2026-09-23T20:00:00Z" w16du:dateUtc="2026-09-23T14:15:00Z">
          <w:pPr>
            <w:numPr>
              <w:numId w:val="3"/>
            </w:numPr>
            <w:tabs>
              <w:tab w:val="num" w:pos="720"/>
              <w:tab w:val="left" w:pos="2717"/>
            </w:tabs>
            <w:ind w:left="720" w:hanging="360"/>
          </w:pPr>
        </w:pPrChange>
      </w:pPr>
      <w:ins w:id="199" w:author="Prashamsha Adhikari" w:date="2026-09-23T19:57:00Z">
        <w:r w:rsidRPr="00F95DEC">
          <w:rPr>
            <w:rFonts w:cstheme="minorHAnsi"/>
            <w:sz w:val="28"/>
            <w:szCs w:val="28"/>
            <w:vertAlign w:val="subscript"/>
            <w:rPrChange w:id="200" w:author="Prashamsha Adhikari" w:date="2026-09-23T19:58:00Z" w16du:dateUtc="2026-09-23T14:13:00Z">
              <w:rPr>
                <w:rFonts w:cstheme="minorHAnsi"/>
                <w:sz w:val="36"/>
                <w:szCs w:val="36"/>
                <w:vertAlign w:val="subscript"/>
              </w:rPr>
            </w:rPrChange>
          </w:rPr>
          <w:t xml:space="preserve">Ask the player to enter a guess. </w:t>
        </w:r>
      </w:ins>
    </w:p>
    <w:p w14:paraId="5C0E6C23" w14:textId="77777777" w:rsidR="00F95DEC" w:rsidRPr="00F95DEC" w:rsidRDefault="00F95DEC" w:rsidP="00F95DEC">
      <w:pPr>
        <w:numPr>
          <w:ilvl w:val="0"/>
          <w:numId w:val="3"/>
        </w:numPr>
        <w:tabs>
          <w:tab w:val="left" w:pos="2717"/>
        </w:tabs>
        <w:spacing w:after="0"/>
        <w:rPr>
          <w:ins w:id="201" w:author="Prashamsha Adhikari" w:date="2026-09-23T19:57:00Z"/>
          <w:rFonts w:cstheme="minorHAnsi"/>
          <w:sz w:val="28"/>
          <w:szCs w:val="28"/>
          <w:vertAlign w:val="subscript"/>
          <w:rPrChange w:id="202" w:author="Prashamsha Adhikari" w:date="2026-09-23T19:58:00Z" w16du:dateUtc="2026-09-23T14:13:00Z">
            <w:rPr>
              <w:ins w:id="203" w:author="Prashamsha Adhikari" w:date="2026-09-23T19:57:00Z"/>
              <w:rFonts w:cstheme="minorHAnsi"/>
              <w:sz w:val="36"/>
              <w:szCs w:val="36"/>
              <w:vertAlign w:val="subscript"/>
            </w:rPr>
          </w:rPrChange>
        </w:rPr>
        <w:pPrChange w:id="204" w:author="Prashamsha Adhikari" w:date="2026-09-23T20:00:00Z" w16du:dateUtc="2026-09-23T14:15:00Z">
          <w:pPr>
            <w:numPr>
              <w:numId w:val="3"/>
            </w:numPr>
            <w:tabs>
              <w:tab w:val="num" w:pos="720"/>
              <w:tab w:val="left" w:pos="2717"/>
            </w:tabs>
            <w:ind w:left="720" w:hanging="360"/>
          </w:pPr>
        </w:pPrChange>
      </w:pPr>
      <w:ins w:id="205" w:author="Prashamsha Adhikari" w:date="2026-09-23T19:57:00Z">
        <w:r w:rsidRPr="00F95DEC">
          <w:rPr>
            <w:rFonts w:cstheme="minorHAnsi"/>
            <w:sz w:val="28"/>
            <w:szCs w:val="28"/>
            <w:vertAlign w:val="subscript"/>
            <w:rPrChange w:id="206" w:author="Prashamsha Adhikari" w:date="2026-09-23T19:58:00Z" w16du:dateUtc="2026-09-23T14:13:00Z">
              <w:rPr>
                <w:rFonts w:cstheme="minorHAnsi"/>
                <w:sz w:val="36"/>
                <w:szCs w:val="36"/>
                <w:vertAlign w:val="subscript"/>
              </w:rPr>
            </w:rPrChange>
          </w:rPr>
          <w:t xml:space="preserve">Check whether the entered guess is within the valid range. </w:t>
        </w:r>
      </w:ins>
    </w:p>
    <w:p w14:paraId="30575681" w14:textId="77777777" w:rsidR="00F95DEC" w:rsidRPr="00F95DEC" w:rsidRDefault="00F95DEC" w:rsidP="00F95DEC">
      <w:pPr>
        <w:numPr>
          <w:ilvl w:val="0"/>
          <w:numId w:val="3"/>
        </w:numPr>
        <w:tabs>
          <w:tab w:val="left" w:pos="2717"/>
        </w:tabs>
        <w:spacing w:after="0"/>
        <w:rPr>
          <w:ins w:id="207" w:author="Prashamsha Adhikari" w:date="2026-09-23T19:57:00Z"/>
          <w:rFonts w:cstheme="minorHAnsi"/>
          <w:sz w:val="28"/>
          <w:szCs w:val="28"/>
          <w:vertAlign w:val="subscript"/>
          <w:rPrChange w:id="208" w:author="Prashamsha Adhikari" w:date="2026-09-23T19:58:00Z" w16du:dateUtc="2026-09-23T14:13:00Z">
            <w:rPr>
              <w:ins w:id="209" w:author="Prashamsha Adhikari" w:date="2026-09-23T19:57:00Z"/>
              <w:rFonts w:cstheme="minorHAnsi"/>
              <w:sz w:val="36"/>
              <w:szCs w:val="36"/>
              <w:vertAlign w:val="subscript"/>
            </w:rPr>
          </w:rPrChange>
        </w:rPr>
        <w:pPrChange w:id="210" w:author="Prashamsha Adhikari" w:date="2026-09-23T20:00:00Z" w16du:dateUtc="2026-09-23T14:15:00Z">
          <w:pPr>
            <w:numPr>
              <w:numId w:val="3"/>
            </w:numPr>
            <w:tabs>
              <w:tab w:val="num" w:pos="720"/>
              <w:tab w:val="left" w:pos="2717"/>
            </w:tabs>
            <w:ind w:left="720" w:hanging="360"/>
          </w:pPr>
        </w:pPrChange>
      </w:pPr>
      <w:ins w:id="211" w:author="Prashamsha Adhikari" w:date="2026-09-23T19:57:00Z">
        <w:r w:rsidRPr="00F95DEC">
          <w:rPr>
            <w:rFonts w:cstheme="minorHAnsi"/>
            <w:sz w:val="28"/>
            <w:szCs w:val="28"/>
            <w:vertAlign w:val="subscript"/>
            <w:rPrChange w:id="212" w:author="Prashamsha Adhikari" w:date="2026-09-23T19:58:00Z" w16du:dateUtc="2026-09-23T14:13:00Z">
              <w:rPr>
                <w:rFonts w:cstheme="minorHAnsi"/>
                <w:sz w:val="36"/>
                <w:szCs w:val="36"/>
                <w:vertAlign w:val="subscript"/>
              </w:rPr>
            </w:rPrChange>
          </w:rPr>
          <w:t xml:space="preserve">If the guess is outside the range, display an invalid-input message and ask again. </w:t>
        </w:r>
      </w:ins>
    </w:p>
    <w:p w14:paraId="219E59E6" w14:textId="77777777" w:rsidR="00F95DEC" w:rsidRPr="00F95DEC" w:rsidRDefault="00F95DEC" w:rsidP="00F95DEC">
      <w:pPr>
        <w:numPr>
          <w:ilvl w:val="0"/>
          <w:numId w:val="3"/>
        </w:numPr>
        <w:tabs>
          <w:tab w:val="left" w:pos="2717"/>
        </w:tabs>
        <w:spacing w:after="0"/>
        <w:rPr>
          <w:ins w:id="213" w:author="Prashamsha Adhikari" w:date="2026-09-23T19:57:00Z"/>
          <w:rFonts w:cstheme="minorHAnsi"/>
          <w:sz w:val="28"/>
          <w:szCs w:val="28"/>
          <w:vertAlign w:val="subscript"/>
          <w:rPrChange w:id="214" w:author="Prashamsha Adhikari" w:date="2026-09-23T19:58:00Z" w16du:dateUtc="2026-09-23T14:13:00Z">
            <w:rPr>
              <w:ins w:id="215" w:author="Prashamsha Adhikari" w:date="2026-09-23T19:57:00Z"/>
              <w:rFonts w:cstheme="minorHAnsi"/>
              <w:sz w:val="36"/>
              <w:szCs w:val="36"/>
              <w:vertAlign w:val="subscript"/>
            </w:rPr>
          </w:rPrChange>
        </w:rPr>
        <w:pPrChange w:id="216" w:author="Prashamsha Adhikari" w:date="2026-09-23T20:00:00Z" w16du:dateUtc="2026-09-23T14:15:00Z">
          <w:pPr>
            <w:numPr>
              <w:numId w:val="3"/>
            </w:numPr>
            <w:tabs>
              <w:tab w:val="num" w:pos="720"/>
              <w:tab w:val="left" w:pos="2717"/>
            </w:tabs>
            <w:ind w:left="720" w:hanging="360"/>
          </w:pPr>
        </w:pPrChange>
      </w:pPr>
      <w:ins w:id="217" w:author="Prashamsha Adhikari" w:date="2026-09-23T19:57:00Z">
        <w:r w:rsidRPr="00F95DEC">
          <w:rPr>
            <w:rFonts w:cstheme="minorHAnsi"/>
            <w:sz w:val="28"/>
            <w:szCs w:val="28"/>
            <w:vertAlign w:val="subscript"/>
            <w:rPrChange w:id="218" w:author="Prashamsha Adhikari" w:date="2026-09-23T19:58:00Z" w16du:dateUtc="2026-09-23T14:13:00Z">
              <w:rPr>
                <w:rFonts w:cstheme="minorHAnsi"/>
                <w:sz w:val="36"/>
                <w:szCs w:val="36"/>
                <w:vertAlign w:val="subscript"/>
              </w:rPr>
            </w:rPrChange>
          </w:rPr>
          <w:t xml:space="preserve">Compare the valid guess with the secret number. </w:t>
        </w:r>
      </w:ins>
    </w:p>
    <w:p w14:paraId="52EB8786" w14:textId="77777777" w:rsidR="00F95DEC" w:rsidRPr="00F95DEC" w:rsidRDefault="00F95DEC" w:rsidP="00F95DEC">
      <w:pPr>
        <w:numPr>
          <w:ilvl w:val="0"/>
          <w:numId w:val="3"/>
        </w:numPr>
        <w:tabs>
          <w:tab w:val="left" w:pos="2717"/>
        </w:tabs>
        <w:spacing w:after="0"/>
        <w:rPr>
          <w:ins w:id="219" w:author="Prashamsha Adhikari" w:date="2026-09-23T19:57:00Z"/>
          <w:rFonts w:cstheme="minorHAnsi"/>
          <w:sz w:val="28"/>
          <w:szCs w:val="28"/>
          <w:vertAlign w:val="subscript"/>
          <w:rPrChange w:id="220" w:author="Prashamsha Adhikari" w:date="2026-09-23T19:58:00Z" w16du:dateUtc="2026-09-23T14:13:00Z">
            <w:rPr>
              <w:ins w:id="221" w:author="Prashamsha Adhikari" w:date="2026-09-23T19:57:00Z"/>
              <w:rFonts w:cstheme="minorHAnsi"/>
              <w:sz w:val="36"/>
              <w:szCs w:val="36"/>
              <w:vertAlign w:val="subscript"/>
            </w:rPr>
          </w:rPrChange>
        </w:rPr>
        <w:pPrChange w:id="222" w:author="Prashamsha Adhikari" w:date="2026-09-23T20:00:00Z" w16du:dateUtc="2026-09-23T14:15:00Z">
          <w:pPr>
            <w:numPr>
              <w:numId w:val="3"/>
            </w:numPr>
            <w:tabs>
              <w:tab w:val="num" w:pos="720"/>
              <w:tab w:val="left" w:pos="2717"/>
            </w:tabs>
            <w:ind w:left="720" w:hanging="360"/>
          </w:pPr>
        </w:pPrChange>
      </w:pPr>
      <w:ins w:id="223" w:author="Prashamsha Adhikari" w:date="2026-09-23T19:57:00Z">
        <w:r w:rsidRPr="00F95DEC">
          <w:rPr>
            <w:rFonts w:cstheme="minorHAnsi"/>
            <w:sz w:val="28"/>
            <w:szCs w:val="28"/>
            <w:vertAlign w:val="subscript"/>
            <w:rPrChange w:id="224" w:author="Prashamsha Adhikari" w:date="2026-09-23T19:58:00Z" w16du:dateUtc="2026-09-23T14:13:00Z">
              <w:rPr>
                <w:rFonts w:cstheme="minorHAnsi"/>
                <w:sz w:val="36"/>
                <w:szCs w:val="36"/>
                <w:vertAlign w:val="subscript"/>
              </w:rPr>
            </w:rPrChange>
          </w:rPr>
          <w:t xml:space="preserve">If the guess is equal to the secret number, display the winning message. </w:t>
        </w:r>
      </w:ins>
    </w:p>
    <w:p w14:paraId="30BAF7A6" w14:textId="77777777" w:rsidR="00F95DEC" w:rsidRPr="00F95DEC" w:rsidRDefault="00F95DEC" w:rsidP="00F95DEC">
      <w:pPr>
        <w:numPr>
          <w:ilvl w:val="0"/>
          <w:numId w:val="3"/>
        </w:numPr>
        <w:tabs>
          <w:tab w:val="left" w:pos="2717"/>
        </w:tabs>
        <w:spacing w:after="0"/>
        <w:rPr>
          <w:ins w:id="225" w:author="Prashamsha Adhikari" w:date="2026-09-23T19:57:00Z"/>
          <w:rFonts w:cstheme="minorHAnsi"/>
          <w:sz w:val="28"/>
          <w:szCs w:val="28"/>
          <w:vertAlign w:val="subscript"/>
          <w:rPrChange w:id="226" w:author="Prashamsha Adhikari" w:date="2026-09-23T19:58:00Z" w16du:dateUtc="2026-09-23T14:13:00Z">
            <w:rPr>
              <w:ins w:id="227" w:author="Prashamsha Adhikari" w:date="2026-09-23T19:57:00Z"/>
              <w:rFonts w:cstheme="minorHAnsi"/>
              <w:sz w:val="36"/>
              <w:szCs w:val="36"/>
              <w:vertAlign w:val="subscript"/>
            </w:rPr>
          </w:rPrChange>
        </w:rPr>
        <w:pPrChange w:id="228" w:author="Prashamsha Adhikari" w:date="2026-09-23T20:00:00Z" w16du:dateUtc="2026-09-23T14:15:00Z">
          <w:pPr>
            <w:numPr>
              <w:numId w:val="3"/>
            </w:numPr>
            <w:tabs>
              <w:tab w:val="num" w:pos="720"/>
              <w:tab w:val="left" w:pos="2717"/>
            </w:tabs>
            <w:ind w:left="720" w:hanging="360"/>
          </w:pPr>
        </w:pPrChange>
      </w:pPr>
      <w:ins w:id="229" w:author="Prashamsha Adhikari" w:date="2026-09-23T19:57:00Z">
        <w:r w:rsidRPr="00F95DEC">
          <w:rPr>
            <w:rFonts w:cstheme="minorHAnsi"/>
            <w:sz w:val="28"/>
            <w:szCs w:val="28"/>
            <w:vertAlign w:val="subscript"/>
            <w:rPrChange w:id="230" w:author="Prashamsha Adhikari" w:date="2026-09-23T19:58:00Z" w16du:dateUtc="2026-09-23T14:13:00Z">
              <w:rPr>
                <w:rFonts w:cstheme="minorHAnsi"/>
                <w:sz w:val="36"/>
                <w:szCs w:val="36"/>
                <w:vertAlign w:val="subscript"/>
              </w:rPr>
            </w:rPrChange>
          </w:rPr>
          <w:t xml:space="preserve">Calculate the score according to the number of attempts used. </w:t>
        </w:r>
      </w:ins>
    </w:p>
    <w:p w14:paraId="0FBB583A" w14:textId="77777777" w:rsidR="00F95DEC" w:rsidRPr="00F95DEC" w:rsidRDefault="00F95DEC" w:rsidP="00F95DEC">
      <w:pPr>
        <w:numPr>
          <w:ilvl w:val="0"/>
          <w:numId w:val="3"/>
        </w:numPr>
        <w:tabs>
          <w:tab w:val="left" w:pos="2717"/>
        </w:tabs>
        <w:spacing w:after="0"/>
        <w:rPr>
          <w:ins w:id="231" w:author="Prashamsha Adhikari" w:date="2026-09-23T19:57:00Z"/>
          <w:rFonts w:cstheme="minorHAnsi"/>
          <w:sz w:val="28"/>
          <w:szCs w:val="28"/>
          <w:vertAlign w:val="subscript"/>
          <w:rPrChange w:id="232" w:author="Prashamsha Adhikari" w:date="2026-09-23T19:58:00Z" w16du:dateUtc="2026-09-23T14:13:00Z">
            <w:rPr>
              <w:ins w:id="233" w:author="Prashamsha Adhikari" w:date="2026-09-23T19:57:00Z"/>
              <w:rFonts w:cstheme="minorHAnsi"/>
              <w:sz w:val="36"/>
              <w:szCs w:val="36"/>
              <w:vertAlign w:val="subscript"/>
            </w:rPr>
          </w:rPrChange>
        </w:rPr>
        <w:pPrChange w:id="234" w:author="Prashamsha Adhikari" w:date="2026-09-23T20:00:00Z" w16du:dateUtc="2026-09-23T14:15:00Z">
          <w:pPr>
            <w:numPr>
              <w:numId w:val="3"/>
            </w:numPr>
            <w:tabs>
              <w:tab w:val="num" w:pos="720"/>
              <w:tab w:val="left" w:pos="2717"/>
            </w:tabs>
            <w:ind w:left="720" w:hanging="360"/>
          </w:pPr>
        </w:pPrChange>
      </w:pPr>
      <w:ins w:id="235" w:author="Prashamsha Adhikari" w:date="2026-09-23T19:57:00Z">
        <w:r w:rsidRPr="00F95DEC">
          <w:rPr>
            <w:rFonts w:cstheme="minorHAnsi"/>
            <w:sz w:val="28"/>
            <w:szCs w:val="28"/>
            <w:vertAlign w:val="subscript"/>
            <w:rPrChange w:id="236" w:author="Prashamsha Adhikari" w:date="2026-09-23T19:58:00Z" w16du:dateUtc="2026-09-23T14:13:00Z">
              <w:rPr>
                <w:rFonts w:cstheme="minorHAnsi"/>
                <w:sz w:val="36"/>
                <w:szCs w:val="36"/>
                <w:vertAlign w:val="subscript"/>
              </w:rPr>
            </w:rPrChange>
          </w:rPr>
          <w:t xml:space="preserve">Display the secret number, number of attempts, and final score. </w:t>
        </w:r>
      </w:ins>
    </w:p>
    <w:p w14:paraId="21345009" w14:textId="77777777" w:rsidR="00F95DEC" w:rsidRPr="00F95DEC" w:rsidRDefault="00F95DEC" w:rsidP="00F95DEC">
      <w:pPr>
        <w:numPr>
          <w:ilvl w:val="0"/>
          <w:numId w:val="3"/>
        </w:numPr>
        <w:tabs>
          <w:tab w:val="left" w:pos="2717"/>
        </w:tabs>
        <w:spacing w:after="0"/>
        <w:rPr>
          <w:ins w:id="237" w:author="Prashamsha Adhikari" w:date="2026-09-23T19:57:00Z"/>
          <w:rFonts w:cstheme="minorHAnsi"/>
          <w:sz w:val="28"/>
          <w:szCs w:val="28"/>
          <w:vertAlign w:val="subscript"/>
          <w:rPrChange w:id="238" w:author="Prashamsha Adhikari" w:date="2026-09-23T19:58:00Z" w16du:dateUtc="2026-09-23T14:13:00Z">
            <w:rPr>
              <w:ins w:id="239" w:author="Prashamsha Adhikari" w:date="2026-09-23T19:57:00Z"/>
              <w:rFonts w:cstheme="minorHAnsi"/>
              <w:sz w:val="36"/>
              <w:szCs w:val="36"/>
              <w:vertAlign w:val="subscript"/>
            </w:rPr>
          </w:rPrChange>
        </w:rPr>
        <w:pPrChange w:id="240" w:author="Prashamsha Adhikari" w:date="2026-09-23T20:00:00Z" w16du:dateUtc="2026-09-23T14:15:00Z">
          <w:pPr>
            <w:numPr>
              <w:numId w:val="3"/>
            </w:numPr>
            <w:tabs>
              <w:tab w:val="num" w:pos="720"/>
              <w:tab w:val="left" w:pos="2717"/>
            </w:tabs>
            <w:ind w:left="720" w:hanging="360"/>
          </w:pPr>
        </w:pPrChange>
      </w:pPr>
      <w:ins w:id="241" w:author="Prashamsha Adhikari" w:date="2026-09-23T19:57:00Z">
        <w:r w:rsidRPr="00F95DEC">
          <w:rPr>
            <w:rFonts w:cstheme="minorHAnsi"/>
            <w:sz w:val="28"/>
            <w:szCs w:val="28"/>
            <w:vertAlign w:val="subscript"/>
            <w:rPrChange w:id="242" w:author="Prashamsha Adhikari" w:date="2026-09-23T19:58:00Z" w16du:dateUtc="2026-09-23T14:13:00Z">
              <w:rPr>
                <w:rFonts w:cstheme="minorHAnsi"/>
                <w:sz w:val="36"/>
                <w:szCs w:val="36"/>
                <w:vertAlign w:val="subscript"/>
              </w:rPr>
            </w:rPrChange>
          </w:rPr>
          <w:t xml:space="preserve">If the guess is smaller than the secret number, display the “Too Low” message. </w:t>
        </w:r>
      </w:ins>
    </w:p>
    <w:p w14:paraId="6EEF2E20" w14:textId="77777777" w:rsidR="00F95DEC" w:rsidRPr="00F95DEC" w:rsidRDefault="00F95DEC" w:rsidP="00F95DEC">
      <w:pPr>
        <w:numPr>
          <w:ilvl w:val="0"/>
          <w:numId w:val="3"/>
        </w:numPr>
        <w:tabs>
          <w:tab w:val="left" w:pos="2717"/>
        </w:tabs>
        <w:spacing w:after="0"/>
        <w:rPr>
          <w:ins w:id="243" w:author="Prashamsha Adhikari" w:date="2026-09-23T19:57:00Z"/>
          <w:rFonts w:cstheme="minorHAnsi"/>
          <w:sz w:val="28"/>
          <w:szCs w:val="28"/>
          <w:vertAlign w:val="subscript"/>
          <w:rPrChange w:id="244" w:author="Prashamsha Adhikari" w:date="2026-09-23T19:58:00Z" w16du:dateUtc="2026-09-23T14:13:00Z">
            <w:rPr>
              <w:ins w:id="245" w:author="Prashamsha Adhikari" w:date="2026-09-23T19:57:00Z"/>
              <w:rFonts w:cstheme="minorHAnsi"/>
              <w:sz w:val="36"/>
              <w:szCs w:val="36"/>
              <w:vertAlign w:val="subscript"/>
            </w:rPr>
          </w:rPrChange>
        </w:rPr>
        <w:pPrChange w:id="246" w:author="Prashamsha Adhikari" w:date="2026-09-23T20:00:00Z" w16du:dateUtc="2026-09-23T14:15:00Z">
          <w:pPr>
            <w:numPr>
              <w:numId w:val="3"/>
            </w:numPr>
            <w:tabs>
              <w:tab w:val="num" w:pos="720"/>
              <w:tab w:val="left" w:pos="2717"/>
            </w:tabs>
            <w:ind w:left="720" w:hanging="360"/>
          </w:pPr>
        </w:pPrChange>
      </w:pPr>
      <w:ins w:id="247" w:author="Prashamsha Adhikari" w:date="2026-09-23T19:57:00Z">
        <w:r w:rsidRPr="00F95DEC">
          <w:rPr>
            <w:rFonts w:cstheme="minorHAnsi"/>
            <w:sz w:val="28"/>
            <w:szCs w:val="28"/>
            <w:vertAlign w:val="subscript"/>
            <w:rPrChange w:id="248" w:author="Prashamsha Adhikari" w:date="2026-09-23T19:58:00Z" w16du:dateUtc="2026-09-23T14:13:00Z">
              <w:rPr>
                <w:rFonts w:cstheme="minorHAnsi"/>
                <w:sz w:val="36"/>
                <w:szCs w:val="36"/>
                <w:vertAlign w:val="subscript"/>
              </w:rPr>
            </w:rPrChange>
          </w:rPr>
          <w:t xml:space="preserve">If the guess is greater than the secret number, display the “Too High” message. </w:t>
        </w:r>
      </w:ins>
    </w:p>
    <w:p w14:paraId="68C97F0E" w14:textId="77777777" w:rsidR="00F95DEC" w:rsidRPr="00F95DEC" w:rsidRDefault="00F95DEC" w:rsidP="00F95DEC">
      <w:pPr>
        <w:numPr>
          <w:ilvl w:val="0"/>
          <w:numId w:val="3"/>
        </w:numPr>
        <w:tabs>
          <w:tab w:val="left" w:pos="2717"/>
        </w:tabs>
        <w:spacing w:after="0"/>
        <w:rPr>
          <w:ins w:id="249" w:author="Prashamsha Adhikari" w:date="2026-09-23T19:57:00Z"/>
          <w:rFonts w:cstheme="minorHAnsi"/>
          <w:sz w:val="28"/>
          <w:szCs w:val="28"/>
          <w:vertAlign w:val="subscript"/>
          <w:rPrChange w:id="250" w:author="Prashamsha Adhikari" w:date="2026-09-23T19:58:00Z" w16du:dateUtc="2026-09-23T14:13:00Z">
            <w:rPr>
              <w:ins w:id="251" w:author="Prashamsha Adhikari" w:date="2026-09-23T19:57:00Z"/>
              <w:rFonts w:cstheme="minorHAnsi"/>
              <w:sz w:val="36"/>
              <w:szCs w:val="36"/>
              <w:vertAlign w:val="subscript"/>
            </w:rPr>
          </w:rPrChange>
        </w:rPr>
        <w:pPrChange w:id="252" w:author="Prashamsha Adhikari" w:date="2026-09-23T20:00:00Z" w16du:dateUtc="2026-09-23T14:15:00Z">
          <w:pPr>
            <w:numPr>
              <w:numId w:val="3"/>
            </w:numPr>
            <w:tabs>
              <w:tab w:val="num" w:pos="720"/>
              <w:tab w:val="left" w:pos="2717"/>
            </w:tabs>
            <w:ind w:left="720" w:hanging="360"/>
          </w:pPr>
        </w:pPrChange>
      </w:pPr>
      <w:ins w:id="253" w:author="Prashamsha Adhikari" w:date="2026-09-23T19:57:00Z">
        <w:r w:rsidRPr="00F95DEC">
          <w:rPr>
            <w:rFonts w:cstheme="minorHAnsi"/>
            <w:sz w:val="28"/>
            <w:szCs w:val="28"/>
            <w:vertAlign w:val="subscript"/>
            <w:rPrChange w:id="254" w:author="Prashamsha Adhikari" w:date="2026-09-23T19:58:00Z" w16du:dateUtc="2026-09-23T14:13:00Z">
              <w:rPr>
                <w:rFonts w:cstheme="minorHAnsi"/>
                <w:sz w:val="36"/>
                <w:szCs w:val="36"/>
                <w:vertAlign w:val="subscript"/>
              </w:rPr>
            </w:rPrChange>
          </w:rPr>
          <w:t xml:space="preserve">Continue accepting guesses until the correct number is guessed or all attempts are used. </w:t>
        </w:r>
      </w:ins>
    </w:p>
    <w:p w14:paraId="151C18A0" w14:textId="77777777" w:rsidR="00F95DEC" w:rsidRPr="00F95DEC" w:rsidRDefault="00F95DEC" w:rsidP="00F95DEC">
      <w:pPr>
        <w:numPr>
          <w:ilvl w:val="0"/>
          <w:numId w:val="3"/>
        </w:numPr>
        <w:tabs>
          <w:tab w:val="left" w:pos="2717"/>
        </w:tabs>
        <w:spacing w:after="0"/>
        <w:rPr>
          <w:ins w:id="255" w:author="Prashamsha Adhikari" w:date="2026-09-23T19:57:00Z"/>
          <w:rFonts w:cstheme="minorHAnsi"/>
          <w:sz w:val="28"/>
          <w:szCs w:val="28"/>
          <w:vertAlign w:val="subscript"/>
          <w:rPrChange w:id="256" w:author="Prashamsha Adhikari" w:date="2026-09-23T19:58:00Z" w16du:dateUtc="2026-09-23T14:13:00Z">
            <w:rPr>
              <w:ins w:id="257" w:author="Prashamsha Adhikari" w:date="2026-09-23T19:57:00Z"/>
              <w:rFonts w:cstheme="minorHAnsi"/>
              <w:sz w:val="36"/>
              <w:szCs w:val="36"/>
              <w:vertAlign w:val="subscript"/>
            </w:rPr>
          </w:rPrChange>
        </w:rPr>
        <w:pPrChange w:id="258" w:author="Prashamsha Adhikari" w:date="2026-09-23T20:00:00Z" w16du:dateUtc="2026-09-23T14:15:00Z">
          <w:pPr>
            <w:numPr>
              <w:numId w:val="3"/>
            </w:numPr>
            <w:tabs>
              <w:tab w:val="num" w:pos="720"/>
              <w:tab w:val="left" w:pos="2717"/>
            </w:tabs>
            <w:ind w:left="720" w:hanging="360"/>
          </w:pPr>
        </w:pPrChange>
      </w:pPr>
      <w:ins w:id="259" w:author="Prashamsha Adhikari" w:date="2026-09-23T19:57:00Z">
        <w:r w:rsidRPr="00F95DEC">
          <w:rPr>
            <w:rFonts w:cstheme="minorHAnsi"/>
            <w:sz w:val="28"/>
            <w:szCs w:val="28"/>
            <w:vertAlign w:val="subscript"/>
            <w:rPrChange w:id="260" w:author="Prashamsha Adhikari" w:date="2026-09-23T19:58:00Z" w16du:dateUtc="2026-09-23T14:13:00Z">
              <w:rPr>
                <w:rFonts w:cstheme="minorHAnsi"/>
                <w:sz w:val="36"/>
                <w:szCs w:val="36"/>
                <w:vertAlign w:val="subscript"/>
              </w:rPr>
            </w:rPrChange>
          </w:rPr>
          <w:t xml:space="preserve">Provide an even/odd hint at the specified attempt. </w:t>
        </w:r>
      </w:ins>
    </w:p>
    <w:p w14:paraId="71E9721C" w14:textId="77777777" w:rsidR="00F95DEC" w:rsidRPr="00F95DEC" w:rsidRDefault="00F95DEC" w:rsidP="00F95DEC">
      <w:pPr>
        <w:numPr>
          <w:ilvl w:val="0"/>
          <w:numId w:val="3"/>
        </w:numPr>
        <w:tabs>
          <w:tab w:val="left" w:pos="2717"/>
        </w:tabs>
        <w:spacing w:after="0"/>
        <w:rPr>
          <w:ins w:id="261" w:author="Prashamsha Adhikari" w:date="2026-09-23T19:57:00Z"/>
          <w:rFonts w:cstheme="minorHAnsi"/>
          <w:sz w:val="28"/>
          <w:szCs w:val="28"/>
          <w:vertAlign w:val="subscript"/>
          <w:rPrChange w:id="262" w:author="Prashamsha Adhikari" w:date="2026-09-23T19:58:00Z" w16du:dateUtc="2026-09-23T14:13:00Z">
            <w:rPr>
              <w:ins w:id="263" w:author="Prashamsha Adhikari" w:date="2026-09-23T19:57:00Z"/>
              <w:rFonts w:cstheme="minorHAnsi"/>
              <w:sz w:val="36"/>
              <w:szCs w:val="36"/>
              <w:vertAlign w:val="subscript"/>
            </w:rPr>
          </w:rPrChange>
        </w:rPr>
        <w:pPrChange w:id="264" w:author="Prashamsha Adhikari" w:date="2026-09-23T20:00:00Z" w16du:dateUtc="2026-09-23T14:15:00Z">
          <w:pPr>
            <w:numPr>
              <w:numId w:val="3"/>
            </w:numPr>
            <w:tabs>
              <w:tab w:val="num" w:pos="720"/>
              <w:tab w:val="left" w:pos="2717"/>
            </w:tabs>
            <w:ind w:left="720" w:hanging="360"/>
          </w:pPr>
        </w:pPrChange>
      </w:pPr>
      <w:ins w:id="265" w:author="Prashamsha Adhikari" w:date="2026-09-23T19:57:00Z">
        <w:r w:rsidRPr="00F95DEC">
          <w:rPr>
            <w:rFonts w:cstheme="minorHAnsi"/>
            <w:sz w:val="28"/>
            <w:szCs w:val="28"/>
            <w:vertAlign w:val="subscript"/>
            <w:rPrChange w:id="266" w:author="Prashamsha Adhikari" w:date="2026-09-23T19:58:00Z" w16du:dateUtc="2026-09-23T14:13:00Z">
              <w:rPr>
                <w:rFonts w:cstheme="minorHAnsi"/>
                <w:sz w:val="36"/>
                <w:szCs w:val="36"/>
                <w:vertAlign w:val="subscript"/>
              </w:rPr>
            </w:rPrChange>
          </w:rPr>
          <w:t xml:space="preserve">If the player fails to guess the number, display the Game Over message and reveal the correct number. </w:t>
        </w:r>
      </w:ins>
    </w:p>
    <w:p w14:paraId="23CBA106" w14:textId="77777777" w:rsidR="00F95DEC" w:rsidRPr="00F95DEC" w:rsidRDefault="00F95DEC" w:rsidP="00F95DEC">
      <w:pPr>
        <w:numPr>
          <w:ilvl w:val="0"/>
          <w:numId w:val="3"/>
        </w:numPr>
        <w:tabs>
          <w:tab w:val="left" w:pos="2717"/>
        </w:tabs>
        <w:spacing w:after="0"/>
        <w:rPr>
          <w:ins w:id="267" w:author="Prashamsha Adhikari" w:date="2026-09-23T19:57:00Z"/>
          <w:rFonts w:cstheme="minorHAnsi"/>
          <w:sz w:val="28"/>
          <w:szCs w:val="28"/>
          <w:vertAlign w:val="subscript"/>
          <w:rPrChange w:id="268" w:author="Prashamsha Adhikari" w:date="2026-09-23T19:58:00Z" w16du:dateUtc="2026-09-23T14:13:00Z">
            <w:rPr>
              <w:ins w:id="269" w:author="Prashamsha Adhikari" w:date="2026-09-23T19:57:00Z"/>
              <w:rFonts w:cstheme="minorHAnsi"/>
              <w:sz w:val="36"/>
              <w:szCs w:val="36"/>
              <w:vertAlign w:val="subscript"/>
            </w:rPr>
          </w:rPrChange>
        </w:rPr>
        <w:pPrChange w:id="270" w:author="Prashamsha Adhikari" w:date="2026-09-23T20:00:00Z" w16du:dateUtc="2026-09-23T14:15:00Z">
          <w:pPr>
            <w:numPr>
              <w:numId w:val="3"/>
            </w:numPr>
            <w:tabs>
              <w:tab w:val="num" w:pos="720"/>
              <w:tab w:val="left" w:pos="2717"/>
            </w:tabs>
            <w:ind w:left="720" w:hanging="360"/>
          </w:pPr>
        </w:pPrChange>
      </w:pPr>
      <w:ins w:id="271" w:author="Prashamsha Adhikari" w:date="2026-09-23T19:57:00Z">
        <w:r w:rsidRPr="00F95DEC">
          <w:rPr>
            <w:rFonts w:cstheme="minorHAnsi"/>
            <w:sz w:val="28"/>
            <w:szCs w:val="28"/>
            <w:vertAlign w:val="subscript"/>
            <w:rPrChange w:id="272" w:author="Prashamsha Adhikari" w:date="2026-09-23T19:58:00Z" w16du:dateUtc="2026-09-23T14:13:00Z">
              <w:rPr>
                <w:rFonts w:cstheme="minorHAnsi"/>
                <w:sz w:val="36"/>
                <w:szCs w:val="36"/>
                <w:vertAlign w:val="subscript"/>
              </w:rPr>
            </w:rPrChange>
          </w:rPr>
          <w:t xml:space="preserve">Ask the player whether they want to play again. </w:t>
        </w:r>
      </w:ins>
    </w:p>
    <w:p w14:paraId="55ED189A" w14:textId="77777777" w:rsidR="00F95DEC" w:rsidRPr="00F95DEC" w:rsidRDefault="00F95DEC" w:rsidP="00F95DEC">
      <w:pPr>
        <w:numPr>
          <w:ilvl w:val="0"/>
          <w:numId w:val="3"/>
        </w:numPr>
        <w:tabs>
          <w:tab w:val="left" w:pos="2717"/>
        </w:tabs>
        <w:spacing w:after="0"/>
        <w:rPr>
          <w:ins w:id="273" w:author="Prashamsha Adhikari" w:date="2026-09-23T19:57:00Z"/>
          <w:rFonts w:cstheme="minorHAnsi"/>
          <w:sz w:val="28"/>
          <w:szCs w:val="28"/>
          <w:vertAlign w:val="subscript"/>
          <w:rPrChange w:id="274" w:author="Prashamsha Adhikari" w:date="2026-09-23T19:58:00Z" w16du:dateUtc="2026-09-23T14:13:00Z">
            <w:rPr>
              <w:ins w:id="275" w:author="Prashamsha Adhikari" w:date="2026-09-23T19:57:00Z"/>
              <w:rFonts w:cstheme="minorHAnsi"/>
              <w:sz w:val="36"/>
              <w:szCs w:val="36"/>
              <w:vertAlign w:val="subscript"/>
            </w:rPr>
          </w:rPrChange>
        </w:rPr>
        <w:pPrChange w:id="276" w:author="Prashamsha Adhikari" w:date="2026-09-23T20:00:00Z" w16du:dateUtc="2026-09-23T14:15:00Z">
          <w:pPr>
            <w:numPr>
              <w:numId w:val="3"/>
            </w:numPr>
            <w:tabs>
              <w:tab w:val="num" w:pos="720"/>
              <w:tab w:val="left" w:pos="2717"/>
            </w:tabs>
            <w:ind w:left="720" w:hanging="360"/>
          </w:pPr>
        </w:pPrChange>
      </w:pPr>
      <w:ins w:id="277" w:author="Prashamsha Adhikari" w:date="2026-09-23T19:57:00Z">
        <w:r w:rsidRPr="00F95DEC">
          <w:rPr>
            <w:rFonts w:cstheme="minorHAnsi"/>
            <w:sz w:val="28"/>
            <w:szCs w:val="28"/>
            <w:vertAlign w:val="subscript"/>
            <w:rPrChange w:id="278" w:author="Prashamsha Adhikari" w:date="2026-09-23T19:58:00Z" w16du:dateUtc="2026-09-23T14:13:00Z">
              <w:rPr>
                <w:rFonts w:cstheme="minorHAnsi"/>
                <w:sz w:val="36"/>
                <w:szCs w:val="36"/>
                <w:vertAlign w:val="subscript"/>
              </w:rPr>
            </w:rPrChange>
          </w:rPr>
          <w:t xml:space="preserve">If the player selects yes, restart the game. </w:t>
        </w:r>
      </w:ins>
    </w:p>
    <w:p w14:paraId="03D5B958" w14:textId="77777777" w:rsidR="00F95DEC" w:rsidRPr="00F95DEC" w:rsidRDefault="00F95DEC" w:rsidP="00F95DEC">
      <w:pPr>
        <w:numPr>
          <w:ilvl w:val="0"/>
          <w:numId w:val="3"/>
        </w:numPr>
        <w:tabs>
          <w:tab w:val="left" w:pos="2717"/>
        </w:tabs>
        <w:spacing w:after="0"/>
        <w:rPr>
          <w:ins w:id="279" w:author="Prashamsha Adhikari" w:date="2026-09-23T19:57:00Z"/>
          <w:rFonts w:cstheme="minorHAnsi"/>
          <w:sz w:val="28"/>
          <w:szCs w:val="28"/>
          <w:vertAlign w:val="subscript"/>
          <w:rPrChange w:id="280" w:author="Prashamsha Adhikari" w:date="2026-09-23T19:58:00Z" w16du:dateUtc="2026-09-23T14:13:00Z">
            <w:rPr>
              <w:ins w:id="281" w:author="Prashamsha Adhikari" w:date="2026-09-23T19:57:00Z"/>
              <w:rFonts w:cstheme="minorHAnsi"/>
              <w:sz w:val="36"/>
              <w:szCs w:val="36"/>
              <w:vertAlign w:val="subscript"/>
            </w:rPr>
          </w:rPrChange>
        </w:rPr>
        <w:pPrChange w:id="282" w:author="Prashamsha Adhikari" w:date="2026-09-23T20:00:00Z" w16du:dateUtc="2026-09-23T14:15:00Z">
          <w:pPr>
            <w:numPr>
              <w:numId w:val="3"/>
            </w:numPr>
            <w:tabs>
              <w:tab w:val="num" w:pos="720"/>
              <w:tab w:val="left" w:pos="2717"/>
            </w:tabs>
            <w:ind w:left="720" w:hanging="360"/>
          </w:pPr>
        </w:pPrChange>
      </w:pPr>
      <w:ins w:id="283" w:author="Prashamsha Adhikari" w:date="2026-09-23T19:57:00Z">
        <w:r w:rsidRPr="00F95DEC">
          <w:rPr>
            <w:rFonts w:cstheme="minorHAnsi"/>
            <w:sz w:val="28"/>
            <w:szCs w:val="28"/>
            <w:vertAlign w:val="subscript"/>
            <w:rPrChange w:id="284" w:author="Prashamsha Adhikari" w:date="2026-09-23T19:58:00Z" w16du:dateUtc="2026-09-23T14:13:00Z">
              <w:rPr>
                <w:rFonts w:cstheme="minorHAnsi"/>
                <w:sz w:val="36"/>
                <w:szCs w:val="36"/>
                <w:vertAlign w:val="subscript"/>
              </w:rPr>
            </w:rPrChange>
          </w:rPr>
          <w:t xml:space="preserve">If the player selects no, display the closing message. </w:t>
        </w:r>
      </w:ins>
    </w:p>
    <w:p w14:paraId="39341FF0" w14:textId="77777777" w:rsidR="00F95DEC" w:rsidRPr="00F95DEC" w:rsidRDefault="00F95DEC" w:rsidP="00F95DEC">
      <w:pPr>
        <w:numPr>
          <w:ilvl w:val="0"/>
          <w:numId w:val="3"/>
        </w:numPr>
        <w:tabs>
          <w:tab w:val="left" w:pos="2717"/>
        </w:tabs>
        <w:spacing w:after="0"/>
        <w:rPr>
          <w:ins w:id="285" w:author="Prashamsha Adhikari" w:date="2026-09-23T19:57:00Z"/>
          <w:rFonts w:cstheme="minorHAnsi"/>
          <w:sz w:val="28"/>
          <w:szCs w:val="28"/>
          <w:vertAlign w:val="subscript"/>
          <w:rPrChange w:id="286" w:author="Prashamsha Adhikari" w:date="2026-09-23T19:58:00Z" w16du:dateUtc="2026-09-23T14:13:00Z">
            <w:rPr>
              <w:ins w:id="287" w:author="Prashamsha Adhikari" w:date="2026-09-23T19:57:00Z"/>
              <w:rFonts w:cstheme="minorHAnsi"/>
              <w:sz w:val="36"/>
              <w:szCs w:val="36"/>
              <w:vertAlign w:val="subscript"/>
            </w:rPr>
          </w:rPrChange>
        </w:rPr>
        <w:pPrChange w:id="288" w:author="Prashamsha Adhikari" w:date="2026-09-23T20:00:00Z" w16du:dateUtc="2026-09-23T14:15:00Z">
          <w:pPr>
            <w:numPr>
              <w:numId w:val="3"/>
            </w:numPr>
            <w:tabs>
              <w:tab w:val="num" w:pos="720"/>
              <w:tab w:val="left" w:pos="2717"/>
            </w:tabs>
            <w:ind w:left="720" w:hanging="360"/>
          </w:pPr>
        </w:pPrChange>
      </w:pPr>
      <w:ins w:id="289" w:author="Prashamsha Adhikari" w:date="2026-09-23T19:57:00Z">
        <w:r w:rsidRPr="00F95DEC">
          <w:rPr>
            <w:rFonts w:cstheme="minorHAnsi"/>
            <w:sz w:val="28"/>
            <w:szCs w:val="28"/>
            <w:vertAlign w:val="subscript"/>
            <w:rPrChange w:id="290" w:author="Prashamsha Adhikari" w:date="2026-09-23T19:58:00Z" w16du:dateUtc="2026-09-23T14:13:00Z">
              <w:rPr>
                <w:rFonts w:cstheme="minorHAnsi"/>
                <w:sz w:val="36"/>
                <w:szCs w:val="36"/>
                <w:vertAlign w:val="subscript"/>
              </w:rPr>
            </w:rPrChange>
          </w:rPr>
          <w:t>End the program.</w:t>
        </w:r>
      </w:ins>
    </w:p>
    <w:p w14:paraId="375E9204" w14:textId="77777777" w:rsidR="0019101B" w:rsidRPr="00F95DEC" w:rsidRDefault="0019101B" w:rsidP="0019101B">
      <w:pPr>
        <w:tabs>
          <w:tab w:val="left" w:pos="2717"/>
        </w:tabs>
        <w:rPr>
          <w:rFonts w:cstheme="minorHAnsi"/>
          <w:sz w:val="28"/>
          <w:szCs w:val="28"/>
          <w:vertAlign w:val="subscript"/>
          <w:rPrChange w:id="291" w:author="Prashamsha Adhikari" w:date="2026-09-23T19:58:00Z" w16du:dateUtc="2026-09-23T14:13:00Z">
            <w:rPr>
              <w:rFonts w:cstheme="minorHAnsi"/>
              <w:sz w:val="36"/>
              <w:szCs w:val="36"/>
              <w:vertAlign w:val="subscript"/>
            </w:rPr>
          </w:rPrChange>
        </w:rPr>
      </w:pPr>
    </w:p>
    <w:p w14:paraId="2306E6BC" w14:textId="77777777" w:rsidR="0019101B" w:rsidRPr="00F95DEC" w:rsidRDefault="0019101B" w:rsidP="0019101B">
      <w:pPr>
        <w:tabs>
          <w:tab w:val="left" w:pos="2717"/>
        </w:tabs>
        <w:rPr>
          <w:rFonts w:cstheme="minorHAnsi"/>
          <w:sz w:val="28"/>
          <w:szCs w:val="28"/>
          <w:vertAlign w:val="subscript"/>
          <w:rPrChange w:id="292" w:author="Prashamsha Adhikari" w:date="2026-09-23T19:58:00Z" w16du:dateUtc="2026-09-23T14:13:00Z">
            <w:rPr>
              <w:rFonts w:cstheme="minorHAnsi"/>
              <w:sz w:val="36"/>
              <w:szCs w:val="36"/>
              <w:vertAlign w:val="subscript"/>
            </w:rPr>
          </w:rPrChange>
        </w:rPr>
      </w:pPr>
    </w:p>
    <w:p w14:paraId="415DDCAA" w14:textId="6FD5F3A7" w:rsidR="0019101B" w:rsidRDefault="00B729C9" w:rsidP="00B729C9">
      <w:pPr>
        <w:tabs>
          <w:tab w:val="left" w:pos="2717"/>
        </w:tabs>
        <w:jc w:val="center"/>
        <w:rPr>
          <w:ins w:id="293" w:author="Prashamsha Adhikari" w:date="2026-09-23T20:05:00Z" w16du:dateUtc="2026-09-23T14:20:00Z"/>
          <w:rFonts w:cstheme="minorHAnsi"/>
          <w:sz w:val="40"/>
          <w:szCs w:val="40"/>
          <w:vertAlign w:val="subscript"/>
        </w:rPr>
      </w:pPr>
      <w:ins w:id="294" w:author="Prashamsha Adhikari" w:date="2026-09-23T20:05:00Z" w16du:dateUtc="2026-09-23T14:20:00Z">
        <w:r>
          <w:rPr>
            <w:rFonts w:cstheme="minorHAnsi"/>
            <w:sz w:val="40"/>
            <w:szCs w:val="40"/>
            <w:vertAlign w:val="subscript"/>
          </w:rPr>
          <w:lastRenderedPageBreak/>
          <w:t>CONCLUSION</w:t>
        </w:r>
      </w:ins>
    </w:p>
    <w:p w14:paraId="5765EA15" w14:textId="627BD34B" w:rsidR="00B729C9" w:rsidRPr="00B729C9" w:rsidRDefault="00B729C9" w:rsidP="00B729C9">
      <w:pPr>
        <w:tabs>
          <w:tab w:val="left" w:pos="2717"/>
        </w:tabs>
        <w:rPr>
          <w:ins w:id="295" w:author="Prashamsha Adhikari" w:date="2026-09-23T20:05:00Z"/>
          <w:rFonts w:cstheme="minorHAnsi"/>
          <w:sz w:val="28"/>
          <w:szCs w:val="28"/>
          <w:vertAlign w:val="subscript"/>
        </w:rPr>
      </w:pPr>
      <w:ins w:id="296" w:author="Prashamsha Adhikari" w:date="2026-09-23T20:05:00Z">
        <w:r w:rsidRPr="00B729C9">
          <w:rPr>
            <w:rFonts w:cstheme="minorHAnsi"/>
            <w:sz w:val="28"/>
            <w:szCs w:val="28"/>
            <w:vertAlign w:val="subscript"/>
          </w:rPr>
          <w:t>Our Number Guessing Game has been successfully developed using the Go (Golang) programming language. This project showcases combining fundamental programming concepts into creating an interactive app with additional functionality.</w:t>
        </w:r>
      </w:ins>
      <w:ins w:id="297" w:author="Prashamsha Adhikari" w:date="2026-09-23T20:05:00Z" w16du:dateUtc="2026-09-23T14:20:00Z">
        <w:r>
          <w:rPr>
            <w:rFonts w:cstheme="minorHAnsi"/>
            <w:sz w:val="28"/>
            <w:szCs w:val="28"/>
            <w:vertAlign w:val="subscript"/>
          </w:rPr>
          <w:t xml:space="preserve"> </w:t>
        </w:r>
      </w:ins>
      <w:ins w:id="298" w:author="Prashamsha Adhikari" w:date="2026-09-23T20:05:00Z">
        <w:r w:rsidRPr="00B729C9">
          <w:rPr>
            <w:rFonts w:cstheme="minorHAnsi"/>
            <w:sz w:val="28"/>
            <w:szCs w:val="28"/>
            <w:vertAlign w:val="subscript"/>
          </w:rPr>
          <w:t>Our game correctly implements all its core features like generating a random number, allowing difficulty selection, providing limited attempts for guessing numbers, handling user inputs along with input validation checks, giving feedback with "higher" or "lower", calculating scores after every round, offering 'even' &amp; 'odd' hints to help users crack the code faster than expected from a base version of this game type - plus implementing a play again feature makes our version much more engaging than standard implementations available today!</w:t>
        </w:r>
      </w:ins>
      <w:ins w:id="299" w:author="Prashamsha Adhikari" w:date="2026-09-23T20:05:00Z" w16du:dateUtc="2026-09-23T14:20:00Z">
        <w:r>
          <w:rPr>
            <w:rFonts w:cstheme="minorHAnsi"/>
            <w:sz w:val="28"/>
            <w:szCs w:val="28"/>
            <w:vertAlign w:val="subscript"/>
          </w:rPr>
          <w:t xml:space="preserve"> </w:t>
        </w:r>
      </w:ins>
      <w:ins w:id="300" w:author="Prashamsha Adhikari" w:date="2026-09-23T20:05:00Z">
        <w:r w:rsidRPr="00B729C9">
          <w:rPr>
            <w:rFonts w:cstheme="minorHAnsi"/>
            <w:sz w:val="28"/>
            <w:szCs w:val="28"/>
            <w:vertAlign w:val="subscript"/>
          </w:rPr>
          <w:t xml:space="preserve">By developing this </w:t>
        </w:r>
        <w:proofErr w:type="gramStart"/>
        <w:r w:rsidRPr="00B729C9">
          <w:rPr>
            <w:rFonts w:cstheme="minorHAnsi"/>
            <w:sz w:val="28"/>
            <w:szCs w:val="28"/>
            <w:vertAlign w:val="subscript"/>
          </w:rPr>
          <w:t>project</w:t>
        </w:r>
        <w:proofErr w:type="gramEnd"/>
        <w:r w:rsidRPr="00B729C9">
          <w:rPr>
            <w:rFonts w:cstheme="minorHAnsi"/>
            <w:sz w:val="28"/>
            <w:szCs w:val="28"/>
            <w:vertAlign w:val="subscript"/>
          </w:rPr>
          <w:t xml:space="preserve"> we were able to grasp some amazing ideas on how best use cases around these constructs could be applied practically – comparing players’ guesses against a secretly selected number illustrates usage scenarios for conditionals while iterating through rounds shows off great potential for leveraging loops effectively!</w:t>
        </w:r>
      </w:ins>
      <w:ins w:id="301" w:author="Prashamsha Adhikari" w:date="2026-09-23T20:05:00Z" w16du:dateUtc="2026-09-23T14:20:00Z">
        <w:r>
          <w:rPr>
            <w:rFonts w:cstheme="minorHAnsi"/>
            <w:sz w:val="28"/>
            <w:szCs w:val="28"/>
            <w:vertAlign w:val="subscript"/>
          </w:rPr>
          <w:t xml:space="preserve"> </w:t>
        </w:r>
      </w:ins>
      <w:ins w:id="302" w:author="Prashamsha Adhikari" w:date="2026-09-23T20:05:00Z">
        <w:r w:rsidRPr="00B729C9">
          <w:rPr>
            <w:rFonts w:cstheme="minorHAnsi"/>
            <w:sz w:val="28"/>
            <w:szCs w:val="28"/>
            <w:vertAlign w:val="subscript"/>
          </w:rPr>
          <w:t xml:space="preserve">Experience in testing the program under various input conditions was another benefit of this project. By conducting </w:t>
        </w:r>
        <w:proofErr w:type="gramStart"/>
        <w:r w:rsidRPr="00B729C9">
          <w:rPr>
            <w:rFonts w:cstheme="minorHAnsi"/>
            <w:sz w:val="28"/>
            <w:szCs w:val="28"/>
            <w:vertAlign w:val="subscript"/>
          </w:rPr>
          <w:t>tests</w:t>
        </w:r>
        <w:proofErr w:type="gramEnd"/>
        <w:r w:rsidRPr="00B729C9">
          <w:rPr>
            <w:rFonts w:cstheme="minorHAnsi"/>
            <w:sz w:val="28"/>
            <w:szCs w:val="28"/>
            <w:vertAlign w:val="subscript"/>
          </w:rPr>
          <w:t xml:space="preserve"> we were able to ensure that our game would respond appropriately to a variety of inputs including valid guesses, invalid numeric values, incorrect guesses, successful guesses, and completed attempts.</w:t>
        </w:r>
      </w:ins>
      <w:ins w:id="303" w:author="Prashamsha Adhikari" w:date="2026-09-23T20:05:00Z" w16du:dateUtc="2026-09-23T14:20:00Z">
        <w:r>
          <w:rPr>
            <w:rFonts w:cstheme="minorHAnsi"/>
            <w:sz w:val="28"/>
            <w:szCs w:val="28"/>
            <w:vertAlign w:val="subscript"/>
          </w:rPr>
          <w:t xml:space="preserve"> </w:t>
        </w:r>
      </w:ins>
      <w:ins w:id="304" w:author="Prashamsha Adhikari" w:date="2026-09-23T20:05:00Z">
        <w:r w:rsidRPr="00B729C9">
          <w:rPr>
            <w:rFonts w:cstheme="minorHAnsi"/>
            <w:sz w:val="28"/>
            <w:szCs w:val="28"/>
            <w:vertAlign w:val="subscript"/>
          </w:rPr>
          <w:t>Even though this particular project has been fairly simple by nature – being a console-based application – there are plenty of opportunities to take it further in subsequent versions of the game. We could consider adding more sophisticated functionality such as a graphical interface, player profiles, high-score storage capabilities, timers, and even multiplayer capabilities.</w:t>
        </w:r>
      </w:ins>
      <w:ins w:id="305" w:author="Prashamsha Adhikari" w:date="2026-09-23T20:05:00Z" w16du:dateUtc="2026-09-23T14:20:00Z">
        <w:r>
          <w:rPr>
            <w:rFonts w:cstheme="minorHAnsi"/>
            <w:sz w:val="28"/>
            <w:szCs w:val="28"/>
            <w:vertAlign w:val="subscript"/>
          </w:rPr>
          <w:t xml:space="preserve"> </w:t>
        </w:r>
      </w:ins>
      <w:ins w:id="306" w:author="Prashamsha Adhikari" w:date="2026-09-23T20:05:00Z">
        <w:r w:rsidRPr="00B729C9">
          <w:rPr>
            <w:rFonts w:cstheme="minorHAnsi"/>
            <w:sz w:val="28"/>
            <w:szCs w:val="28"/>
            <w:vertAlign w:val="subscript"/>
          </w:rPr>
          <w:t>In conclusion, the overall goal of building an interactive number guessing game was met successfully. Our work on this project gave us hands-on experience working in Go and many other important aspects of software development.</w:t>
        </w:r>
      </w:ins>
    </w:p>
    <w:p w14:paraId="467826BC" w14:textId="77777777" w:rsidR="00B729C9" w:rsidRPr="00B729C9" w:rsidRDefault="00B729C9" w:rsidP="00B729C9">
      <w:pPr>
        <w:tabs>
          <w:tab w:val="left" w:pos="2717"/>
        </w:tabs>
        <w:rPr>
          <w:rFonts w:cstheme="minorHAnsi"/>
          <w:sz w:val="28"/>
          <w:szCs w:val="28"/>
          <w:vertAlign w:val="subscript"/>
          <w:rPrChange w:id="307" w:author="Prashamsha Adhikari" w:date="2026-09-23T20:05:00Z" w16du:dateUtc="2026-09-23T14:20:00Z">
            <w:rPr>
              <w:rFonts w:cstheme="minorHAnsi"/>
              <w:sz w:val="36"/>
              <w:szCs w:val="36"/>
              <w:vertAlign w:val="subscript"/>
            </w:rPr>
          </w:rPrChange>
        </w:rPr>
      </w:pPr>
    </w:p>
    <w:p w14:paraId="69B66B4E" w14:textId="77777777" w:rsidR="0019101B" w:rsidRDefault="0019101B" w:rsidP="0019101B">
      <w:pPr>
        <w:tabs>
          <w:tab w:val="left" w:pos="2717"/>
        </w:tabs>
        <w:jc w:val="center"/>
        <w:rPr>
          <w:ins w:id="308" w:author="Prashamsha Adhikari" w:date="2026-09-23T20:05:00Z" w16du:dateUtc="2026-09-23T14:20:00Z"/>
          <w:rFonts w:cstheme="minorHAnsi"/>
          <w:sz w:val="72"/>
          <w:szCs w:val="72"/>
          <w:vertAlign w:val="subscript"/>
        </w:rPr>
      </w:pPr>
    </w:p>
    <w:p w14:paraId="55223E79" w14:textId="77777777" w:rsidR="00B729C9" w:rsidRDefault="00B729C9" w:rsidP="0019101B">
      <w:pPr>
        <w:tabs>
          <w:tab w:val="left" w:pos="2717"/>
        </w:tabs>
        <w:jc w:val="center"/>
        <w:rPr>
          <w:ins w:id="309" w:author="Prashamsha Adhikari" w:date="2026-09-23T20:05:00Z" w16du:dateUtc="2026-09-23T14:20:00Z"/>
          <w:rFonts w:cstheme="minorHAnsi"/>
          <w:sz w:val="72"/>
          <w:szCs w:val="72"/>
          <w:vertAlign w:val="subscript"/>
        </w:rPr>
      </w:pPr>
    </w:p>
    <w:p w14:paraId="4F1CD6EE" w14:textId="77777777" w:rsidR="00B729C9" w:rsidRDefault="00B729C9" w:rsidP="0019101B">
      <w:pPr>
        <w:tabs>
          <w:tab w:val="left" w:pos="2717"/>
        </w:tabs>
        <w:jc w:val="center"/>
        <w:rPr>
          <w:ins w:id="310" w:author="Prashamsha Adhikari" w:date="2026-09-23T20:05:00Z" w16du:dateUtc="2026-09-23T14:20:00Z"/>
          <w:rFonts w:cstheme="minorHAnsi"/>
          <w:sz w:val="72"/>
          <w:szCs w:val="72"/>
          <w:vertAlign w:val="subscript"/>
        </w:rPr>
      </w:pPr>
    </w:p>
    <w:p w14:paraId="5BA12C53" w14:textId="77777777" w:rsidR="00B729C9" w:rsidRDefault="00B729C9" w:rsidP="0019101B">
      <w:pPr>
        <w:tabs>
          <w:tab w:val="left" w:pos="2717"/>
        </w:tabs>
        <w:jc w:val="center"/>
        <w:rPr>
          <w:ins w:id="311" w:author="Prashamsha Adhikari" w:date="2026-09-23T20:05:00Z" w16du:dateUtc="2026-09-23T14:20:00Z"/>
          <w:rFonts w:cstheme="minorHAnsi"/>
          <w:sz w:val="72"/>
          <w:szCs w:val="72"/>
          <w:vertAlign w:val="subscript"/>
        </w:rPr>
      </w:pPr>
    </w:p>
    <w:p w14:paraId="63CC6FEA" w14:textId="05BC0909" w:rsidR="00B729C9" w:rsidRDefault="00B729C9" w:rsidP="0019101B">
      <w:pPr>
        <w:tabs>
          <w:tab w:val="left" w:pos="2717"/>
        </w:tabs>
        <w:jc w:val="center"/>
        <w:rPr>
          <w:ins w:id="312" w:author="Prashamsha Adhikari" w:date="2026-09-23T20:06:00Z" w16du:dateUtc="2026-09-23T14:21:00Z"/>
          <w:rFonts w:cstheme="minorHAnsi"/>
          <w:sz w:val="72"/>
          <w:szCs w:val="72"/>
          <w:vertAlign w:val="subscript"/>
        </w:rPr>
      </w:pPr>
      <w:ins w:id="313" w:author="Prashamsha Adhikari" w:date="2026-09-23T20:06:00Z" w16du:dateUtc="2026-09-23T14:21:00Z">
        <w:r>
          <w:rPr>
            <w:rFonts w:cstheme="minorHAnsi"/>
            <w:sz w:val="72"/>
            <w:szCs w:val="72"/>
            <w:vertAlign w:val="subscript"/>
          </w:rPr>
          <w:lastRenderedPageBreak/>
          <w:t>FUTURE ENHANCEMENT</w:t>
        </w:r>
      </w:ins>
    </w:p>
    <w:p w14:paraId="1E89532A" w14:textId="5FAADB69" w:rsidR="00B729C9" w:rsidRPr="00B729C9" w:rsidRDefault="00B729C9" w:rsidP="00B729C9">
      <w:pPr>
        <w:tabs>
          <w:tab w:val="left" w:pos="2717"/>
        </w:tabs>
        <w:spacing w:after="0"/>
        <w:rPr>
          <w:ins w:id="314" w:author="Prashamsha Adhikari" w:date="2026-09-23T20:07:00Z"/>
          <w:rFonts w:cstheme="minorHAnsi"/>
          <w:sz w:val="32"/>
          <w:szCs w:val="32"/>
          <w:vertAlign w:val="subscript"/>
          <w:rPrChange w:id="315" w:author="Prashamsha Adhikari" w:date="2026-09-23T20:08:00Z" w16du:dateUtc="2026-09-23T14:23:00Z">
            <w:rPr>
              <w:ins w:id="316" w:author="Prashamsha Adhikari" w:date="2026-09-23T20:07:00Z"/>
              <w:rFonts w:cstheme="minorHAnsi"/>
              <w:sz w:val="48"/>
              <w:szCs w:val="48"/>
              <w:vertAlign w:val="subscript"/>
            </w:rPr>
          </w:rPrChange>
        </w:rPr>
        <w:pPrChange w:id="317" w:author="Prashamsha Adhikari" w:date="2026-09-23T20:08:00Z" w16du:dateUtc="2026-09-23T14:23:00Z">
          <w:pPr>
            <w:tabs>
              <w:tab w:val="left" w:pos="2717"/>
            </w:tabs>
          </w:pPr>
        </w:pPrChange>
      </w:pPr>
      <w:ins w:id="318" w:author="Prashamsha Adhikari" w:date="2026-09-23T20:07:00Z">
        <w:r w:rsidRPr="00B729C9">
          <w:rPr>
            <w:rFonts w:cstheme="minorHAnsi"/>
            <w:sz w:val="32"/>
            <w:szCs w:val="32"/>
            <w:vertAlign w:val="subscript"/>
            <w:rPrChange w:id="319" w:author="Prashamsha Adhikari" w:date="2026-09-23T20:08:00Z" w16du:dateUtc="2026-09-23T14:23:00Z">
              <w:rPr>
                <w:rFonts w:cstheme="minorHAnsi"/>
                <w:sz w:val="48"/>
                <w:szCs w:val="48"/>
                <w:vertAlign w:val="subscript"/>
              </w:rPr>
            </w:rPrChange>
          </w:rPr>
          <w:t>Future enhancements:</w:t>
        </w:r>
      </w:ins>
      <w:ins w:id="320" w:author="Prashamsha Adhikari" w:date="2026-09-23T20:08:00Z" w16du:dateUtc="2026-09-23T14:23:00Z">
        <w:r>
          <w:rPr>
            <w:rFonts w:cstheme="minorHAnsi"/>
            <w:sz w:val="32"/>
            <w:szCs w:val="32"/>
            <w:vertAlign w:val="subscript"/>
          </w:rPr>
          <w:t xml:space="preserve"> </w:t>
        </w:r>
      </w:ins>
      <w:ins w:id="321" w:author="Prashamsha Adhikari" w:date="2026-09-23T20:07:00Z">
        <w:r w:rsidRPr="00B729C9">
          <w:rPr>
            <w:rFonts w:cstheme="minorHAnsi"/>
            <w:sz w:val="32"/>
            <w:szCs w:val="32"/>
            <w:vertAlign w:val="subscript"/>
            <w:rPrChange w:id="322" w:author="Prashamsha Adhikari" w:date="2026-09-23T20:08:00Z" w16du:dateUtc="2026-09-23T14:23:00Z">
              <w:rPr>
                <w:rFonts w:cstheme="minorHAnsi"/>
                <w:sz w:val="48"/>
                <w:szCs w:val="48"/>
                <w:vertAlign w:val="subscript"/>
              </w:rPr>
            </w:rPrChange>
          </w:rPr>
          <w:t>Developing a graphical user interface (GUI): Currently, the number guessing game works on the basis of the command line. Developing a GUI would improve the experience of playing this game as well because it will have various buttons and other visual elements that make it fun for people who play games generally.</w:t>
        </w:r>
      </w:ins>
    </w:p>
    <w:p w14:paraId="1548304D" w14:textId="77777777" w:rsidR="00B729C9" w:rsidRPr="00B729C9" w:rsidRDefault="00B729C9" w:rsidP="00B729C9">
      <w:pPr>
        <w:tabs>
          <w:tab w:val="left" w:pos="2717"/>
        </w:tabs>
        <w:spacing w:after="0"/>
        <w:rPr>
          <w:ins w:id="323" w:author="Prashamsha Adhikari" w:date="2026-09-23T20:07:00Z"/>
          <w:rFonts w:cstheme="minorHAnsi"/>
          <w:sz w:val="32"/>
          <w:szCs w:val="32"/>
          <w:vertAlign w:val="subscript"/>
          <w:rPrChange w:id="324" w:author="Prashamsha Adhikari" w:date="2026-09-23T20:08:00Z" w16du:dateUtc="2026-09-23T14:23:00Z">
            <w:rPr>
              <w:ins w:id="325" w:author="Prashamsha Adhikari" w:date="2026-09-23T20:07:00Z"/>
              <w:rFonts w:cstheme="minorHAnsi"/>
              <w:sz w:val="48"/>
              <w:szCs w:val="48"/>
              <w:vertAlign w:val="subscript"/>
            </w:rPr>
          </w:rPrChange>
        </w:rPr>
        <w:pPrChange w:id="326" w:author="Prashamsha Adhikari" w:date="2026-09-23T20:08:00Z" w16du:dateUtc="2026-09-23T14:23:00Z">
          <w:pPr>
            <w:tabs>
              <w:tab w:val="left" w:pos="2717"/>
            </w:tabs>
          </w:pPr>
        </w:pPrChange>
      </w:pPr>
      <w:ins w:id="327" w:author="Prashamsha Adhikari" w:date="2026-09-23T20:07:00Z">
        <w:r w:rsidRPr="00B729C9">
          <w:rPr>
            <w:rFonts w:cstheme="minorHAnsi"/>
            <w:sz w:val="32"/>
            <w:szCs w:val="32"/>
            <w:vertAlign w:val="subscript"/>
            <w:rPrChange w:id="328" w:author="Prashamsha Adhikari" w:date="2026-09-23T20:08:00Z" w16du:dateUtc="2026-09-23T14:23:00Z">
              <w:rPr>
                <w:rFonts w:cstheme="minorHAnsi"/>
                <w:sz w:val="48"/>
                <w:szCs w:val="48"/>
                <w:vertAlign w:val="subscript"/>
              </w:rPr>
            </w:rPrChange>
          </w:rPr>
          <w:t>Adding a high-score system: At the moment, we calculate a score for every round but don’t keep these scores permanently. Adding a high-score system would also help you beat your past performances.</w:t>
        </w:r>
      </w:ins>
    </w:p>
    <w:p w14:paraId="0D71BCBD" w14:textId="77777777" w:rsidR="00B729C9" w:rsidRPr="00B729C9" w:rsidRDefault="00B729C9" w:rsidP="00B729C9">
      <w:pPr>
        <w:tabs>
          <w:tab w:val="left" w:pos="2717"/>
        </w:tabs>
        <w:spacing w:after="0"/>
        <w:rPr>
          <w:ins w:id="329" w:author="Prashamsha Adhikari" w:date="2026-09-23T20:07:00Z"/>
          <w:rFonts w:cstheme="minorHAnsi"/>
          <w:sz w:val="32"/>
          <w:szCs w:val="32"/>
          <w:vertAlign w:val="subscript"/>
          <w:rPrChange w:id="330" w:author="Prashamsha Adhikari" w:date="2026-09-23T20:08:00Z" w16du:dateUtc="2026-09-23T14:23:00Z">
            <w:rPr>
              <w:ins w:id="331" w:author="Prashamsha Adhikari" w:date="2026-09-23T20:07:00Z"/>
              <w:rFonts w:cstheme="minorHAnsi"/>
              <w:sz w:val="48"/>
              <w:szCs w:val="48"/>
              <w:vertAlign w:val="subscript"/>
            </w:rPr>
          </w:rPrChange>
        </w:rPr>
        <w:pPrChange w:id="332" w:author="Prashamsha Adhikari" w:date="2026-09-23T20:08:00Z" w16du:dateUtc="2026-09-23T14:23:00Z">
          <w:pPr>
            <w:tabs>
              <w:tab w:val="left" w:pos="2717"/>
            </w:tabs>
          </w:pPr>
        </w:pPrChange>
      </w:pPr>
      <w:ins w:id="333" w:author="Prashamsha Adhikari" w:date="2026-09-23T20:07:00Z">
        <w:r w:rsidRPr="00B729C9">
          <w:rPr>
            <w:rFonts w:cstheme="minorHAnsi"/>
            <w:sz w:val="32"/>
            <w:szCs w:val="32"/>
            <w:vertAlign w:val="subscript"/>
            <w:rPrChange w:id="334" w:author="Prashamsha Adhikari" w:date="2026-09-23T20:08:00Z" w16du:dateUtc="2026-09-23T14:23:00Z">
              <w:rPr>
                <w:rFonts w:cstheme="minorHAnsi"/>
                <w:sz w:val="48"/>
                <w:szCs w:val="48"/>
                <w:vertAlign w:val="subscript"/>
              </w:rPr>
            </w:rPrChange>
          </w:rPr>
          <w:t>Player Profiles – We could enhance our game by allowing players to input their names at the start. Then we will associate all their scores and stats on their respective profile.</w:t>
        </w:r>
      </w:ins>
    </w:p>
    <w:p w14:paraId="5F624C11" w14:textId="77777777" w:rsidR="00B729C9" w:rsidRPr="00B729C9" w:rsidRDefault="00B729C9" w:rsidP="00B729C9">
      <w:pPr>
        <w:tabs>
          <w:tab w:val="left" w:pos="2717"/>
        </w:tabs>
        <w:spacing w:after="0"/>
        <w:rPr>
          <w:ins w:id="335" w:author="Prashamsha Adhikari" w:date="2026-09-23T20:07:00Z"/>
          <w:rFonts w:cstheme="minorHAnsi"/>
          <w:sz w:val="32"/>
          <w:szCs w:val="32"/>
          <w:vertAlign w:val="subscript"/>
          <w:rPrChange w:id="336" w:author="Prashamsha Adhikari" w:date="2026-09-23T20:08:00Z" w16du:dateUtc="2026-09-23T14:23:00Z">
            <w:rPr>
              <w:ins w:id="337" w:author="Prashamsha Adhikari" w:date="2026-09-23T20:07:00Z"/>
              <w:rFonts w:cstheme="minorHAnsi"/>
              <w:sz w:val="48"/>
              <w:szCs w:val="48"/>
              <w:vertAlign w:val="subscript"/>
            </w:rPr>
          </w:rPrChange>
        </w:rPr>
        <w:pPrChange w:id="338" w:author="Prashamsha Adhikari" w:date="2026-09-23T20:08:00Z" w16du:dateUtc="2026-09-23T14:23:00Z">
          <w:pPr>
            <w:tabs>
              <w:tab w:val="left" w:pos="2717"/>
            </w:tabs>
          </w:pPr>
        </w:pPrChange>
      </w:pPr>
      <w:ins w:id="339" w:author="Prashamsha Adhikari" w:date="2026-09-23T20:07:00Z">
        <w:r w:rsidRPr="00B729C9">
          <w:rPr>
            <w:rFonts w:cstheme="minorHAnsi"/>
            <w:sz w:val="32"/>
            <w:szCs w:val="32"/>
            <w:vertAlign w:val="subscript"/>
            <w:rPrChange w:id="340" w:author="Prashamsha Adhikari" w:date="2026-09-23T20:08:00Z" w16du:dateUtc="2026-09-23T14:23:00Z">
              <w:rPr>
                <w:rFonts w:cstheme="minorHAnsi"/>
                <w:sz w:val="48"/>
                <w:szCs w:val="48"/>
                <w:vertAlign w:val="subscript"/>
              </w:rPr>
            </w:rPrChange>
          </w:rPr>
          <w:t>Timer Feature – In addition to that, introducing a timer feature for guessing numbers could bring an additional layer of challenge into play.</w:t>
        </w:r>
      </w:ins>
    </w:p>
    <w:p w14:paraId="590D04DC" w14:textId="77777777" w:rsidR="00B729C9" w:rsidRPr="00B729C9" w:rsidRDefault="00B729C9" w:rsidP="00B729C9">
      <w:pPr>
        <w:tabs>
          <w:tab w:val="left" w:pos="2717"/>
        </w:tabs>
        <w:spacing w:after="0"/>
        <w:rPr>
          <w:ins w:id="341" w:author="Prashamsha Adhikari" w:date="2026-09-23T20:07:00Z"/>
          <w:rFonts w:cstheme="minorHAnsi"/>
          <w:sz w:val="32"/>
          <w:szCs w:val="32"/>
          <w:vertAlign w:val="subscript"/>
          <w:rPrChange w:id="342" w:author="Prashamsha Adhikari" w:date="2026-09-23T20:08:00Z" w16du:dateUtc="2026-09-23T14:23:00Z">
            <w:rPr>
              <w:ins w:id="343" w:author="Prashamsha Adhikari" w:date="2026-09-23T20:07:00Z"/>
              <w:rFonts w:cstheme="minorHAnsi"/>
              <w:sz w:val="48"/>
              <w:szCs w:val="48"/>
              <w:vertAlign w:val="subscript"/>
            </w:rPr>
          </w:rPrChange>
        </w:rPr>
        <w:pPrChange w:id="344" w:author="Prashamsha Adhikari" w:date="2026-09-23T20:08:00Z" w16du:dateUtc="2026-09-23T14:23:00Z">
          <w:pPr>
            <w:tabs>
              <w:tab w:val="left" w:pos="2717"/>
            </w:tabs>
          </w:pPr>
        </w:pPrChange>
      </w:pPr>
      <w:ins w:id="345" w:author="Prashamsha Adhikari" w:date="2026-09-23T20:07:00Z">
        <w:r w:rsidRPr="00B729C9">
          <w:rPr>
            <w:rFonts w:cstheme="minorHAnsi"/>
            <w:sz w:val="32"/>
            <w:szCs w:val="32"/>
            <w:vertAlign w:val="subscript"/>
            <w:rPrChange w:id="346" w:author="Prashamsha Adhikari" w:date="2026-09-23T20:08:00Z" w16du:dateUtc="2026-09-23T14:23:00Z">
              <w:rPr>
                <w:rFonts w:cstheme="minorHAnsi"/>
                <w:sz w:val="48"/>
                <w:szCs w:val="48"/>
                <w:vertAlign w:val="subscript"/>
              </w:rPr>
            </w:rPrChange>
          </w:rPr>
          <w:t>Multiplayer Functionality – Another possible enhancement we might explore down the line is allowing multiple players to play together against one another and seeing who ends up being victorious.</w:t>
        </w:r>
      </w:ins>
    </w:p>
    <w:p w14:paraId="63806035" w14:textId="77777777" w:rsidR="00B729C9" w:rsidRPr="00B729C9" w:rsidRDefault="00B729C9" w:rsidP="00B729C9">
      <w:pPr>
        <w:tabs>
          <w:tab w:val="left" w:pos="2717"/>
        </w:tabs>
        <w:spacing w:after="0"/>
        <w:rPr>
          <w:ins w:id="347" w:author="Prashamsha Adhikari" w:date="2026-09-23T20:07:00Z"/>
          <w:rFonts w:cstheme="minorHAnsi"/>
          <w:sz w:val="32"/>
          <w:szCs w:val="32"/>
          <w:vertAlign w:val="subscript"/>
          <w:rPrChange w:id="348" w:author="Prashamsha Adhikari" w:date="2026-09-23T20:08:00Z" w16du:dateUtc="2026-09-23T14:23:00Z">
            <w:rPr>
              <w:ins w:id="349" w:author="Prashamsha Adhikari" w:date="2026-09-23T20:07:00Z"/>
              <w:rFonts w:cstheme="minorHAnsi"/>
              <w:sz w:val="48"/>
              <w:szCs w:val="48"/>
              <w:vertAlign w:val="subscript"/>
            </w:rPr>
          </w:rPrChange>
        </w:rPr>
        <w:pPrChange w:id="350" w:author="Prashamsha Adhikari" w:date="2026-09-23T20:08:00Z" w16du:dateUtc="2026-09-23T14:23:00Z">
          <w:pPr>
            <w:tabs>
              <w:tab w:val="left" w:pos="2717"/>
            </w:tabs>
          </w:pPr>
        </w:pPrChange>
      </w:pPr>
      <w:ins w:id="351" w:author="Prashamsha Adhikari" w:date="2026-09-23T20:07:00Z">
        <w:r w:rsidRPr="00B729C9">
          <w:rPr>
            <w:rFonts w:cstheme="minorHAnsi"/>
            <w:sz w:val="32"/>
            <w:szCs w:val="32"/>
            <w:vertAlign w:val="subscript"/>
            <w:rPrChange w:id="352" w:author="Prashamsha Adhikari" w:date="2026-09-23T20:08:00Z" w16du:dateUtc="2026-09-23T14:23:00Z">
              <w:rPr>
                <w:rFonts w:cstheme="minorHAnsi"/>
                <w:sz w:val="48"/>
                <w:szCs w:val="48"/>
                <w:vertAlign w:val="subscript"/>
              </w:rPr>
            </w:rPrChange>
          </w:rPr>
          <w:t>Sound Effects and Animations – In addition to these basic features, we can enhance user engagement by incorporating sound effects and animations into our game. We could provide different sound effects for when the player makes a correct guess, incorrect guess or finishes the game.</w:t>
        </w:r>
      </w:ins>
    </w:p>
    <w:p w14:paraId="4EF7CDDC" w14:textId="77777777" w:rsidR="00B729C9" w:rsidRPr="00B729C9" w:rsidRDefault="00B729C9" w:rsidP="00B729C9">
      <w:pPr>
        <w:tabs>
          <w:tab w:val="left" w:pos="2717"/>
        </w:tabs>
        <w:spacing w:after="0"/>
        <w:rPr>
          <w:ins w:id="353" w:author="Prashamsha Adhikari" w:date="2026-09-23T20:07:00Z"/>
          <w:rFonts w:cstheme="minorHAnsi"/>
          <w:sz w:val="32"/>
          <w:szCs w:val="32"/>
          <w:vertAlign w:val="subscript"/>
          <w:rPrChange w:id="354" w:author="Prashamsha Adhikari" w:date="2026-09-23T20:08:00Z" w16du:dateUtc="2026-09-23T14:23:00Z">
            <w:rPr>
              <w:ins w:id="355" w:author="Prashamsha Adhikari" w:date="2026-09-23T20:07:00Z"/>
              <w:rFonts w:cstheme="minorHAnsi"/>
              <w:sz w:val="48"/>
              <w:szCs w:val="48"/>
              <w:vertAlign w:val="subscript"/>
            </w:rPr>
          </w:rPrChange>
        </w:rPr>
        <w:pPrChange w:id="356" w:author="Prashamsha Adhikari" w:date="2026-09-23T20:08:00Z" w16du:dateUtc="2026-09-23T14:23:00Z">
          <w:pPr>
            <w:tabs>
              <w:tab w:val="left" w:pos="2717"/>
            </w:tabs>
          </w:pPr>
        </w:pPrChange>
      </w:pPr>
      <w:ins w:id="357" w:author="Prashamsha Adhikari" w:date="2026-09-23T20:07:00Z">
        <w:r w:rsidRPr="00B729C9">
          <w:rPr>
            <w:rFonts w:cstheme="minorHAnsi"/>
            <w:sz w:val="32"/>
            <w:szCs w:val="32"/>
            <w:vertAlign w:val="subscript"/>
            <w:rPrChange w:id="358" w:author="Prashamsha Adhikari" w:date="2026-09-23T20:08:00Z" w16du:dateUtc="2026-09-23T14:23:00Z">
              <w:rPr>
                <w:rFonts w:cstheme="minorHAnsi"/>
                <w:sz w:val="48"/>
                <w:szCs w:val="48"/>
                <w:vertAlign w:val="subscript"/>
              </w:rPr>
            </w:rPrChange>
          </w:rPr>
          <w:t>Store Game Statistics – To track progress over time, we could implement a way for players to keep track of their score, number of games played, successful guesses, etc., either through storing data in a database or writing it out to a file.</w:t>
        </w:r>
      </w:ins>
    </w:p>
    <w:p w14:paraId="7E2165B2" w14:textId="77777777" w:rsidR="00B729C9" w:rsidRPr="00B729C9" w:rsidRDefault="00B729C9" w:rsidP="00B729C9">
      <w:pPr>
        <w:tabs>
          <w:tab w:val="left" w:pos="2717"/>
        </w:tabs>
        <w:rPr>
          <w:rFonts w:cstheme="minorHAnsi"/>
          <w:sz w:val="48"/>
          <w:szCs w:val="48"/>
          <w:vertAlign w:val="subscript"/>
          <w:rPrChange w:id="359" w:author="Prashamsha Adhikari" w:date="2026-09-23T20:06:00Z" w16du:dateUtc="2026-09-23T14:21:00Z">
            <w:rPr>
              <w:rFonts w:cstheme="minorHAnsi"/>
              <w:sz w:val="36"/>
              <w:szCs w:val="36"/>
              <w:vertAlign w:val="subscript"/>
            </w:rPr>
          </w:rPrChange>
        </w:rPr>
      </w:pPr>
    </w:p>
    <w:sectPr w:rsidR="00B729C9" w:rsidRPr="00B72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0AEF"/>
    <w:multiLevelType w:val="multilevel"/>
    <w:tmpl w:val="2E7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85235B"/>
    <w:multiLevelType w:val="multilevel"/>
    <w:tmpl w:val="0DB8C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2D6E35"/>
    <w:multiLevelType w:val="multilevel"/>
    <w:tmpl w:val="66B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181987">
    <w:abstractNumId w:val="0"/>
  </w:num>
  <w:num w:numId="2" w16cid:durableId="1199509023">
    <w:abstractNumId w:val="2"/>
  </w:num>
  <w:num w:numId="3" w16cid:durableId="15275181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shamsha Adhikari">
    <w15:presenceInfo w15:providerId="Windows Live" w15:userId="c2774f49224781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2D6"/>
    <w:rsid w:val="0019101B"/>
    <w:rsid w:val="00346E30"/>
    <w:rsid w:val="003E42D6"/>
    <w:rsid w:val="00756F6A"/>
    <w:rsid w:val="008D1A51"/>
    <w:rsid w:val="008E7A3D"/>
    <w:rsid w:val="00A07AC4"/>
    <w:rsid w:val="00A749D2"/>
    <w:rsid w:val="00B729C9"/>
    <w:rsid w:val="00E5419E"/>
    <w:rsid w:val="00F31627"/>
    <w:rsid w:val="00F95DEC"/>
    <w:rsid w:val="00FF012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900C0"/>
  <w15:chartTrackingRefBased/>
  <w15:docId w15:val="{3CD703AD-C3E2-43E9-B377-0F1E06F20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2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42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42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2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2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2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2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2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2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2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2D6"/>
    <w:rPr>
      <w:rFonts w:eastAsiaTheme="majorEastAsia" w:cstheme="majorBidi"/>
      <w:color w:val="272727" w:themeColor="text1" w:themeTint="D8"/>
    </w:rPr>
  </w:style>
  <w:style w:type="paragraph" w:styleId="Title">
    <w:name w:val="Title"/>
    <w:basedOn w:val="Normal"/>
    <w:next w:val="Normal"/>
    <w:link w:val="TitleChar"/>
    <w:uiPriority w:val="10"/>
    <w:qFormat/>
    <w:rsid w:val="003E4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2D6"/>
    <w:pPr>
      <w:spacing w:before="160"/>
      <w:jc w:val="center"/>
    </w:pPr>
    <w:rPr>
      <w:i/>
      <w:iCs/>
      <w:color w:val="404040" w:themeColor="text1" w:themeTint="BF"/>
    </w:rPr>
  </w:style>
  <w:style w:type="character" w:customStyle="1" w:styleId="QuoteChar">
    <w:name w:val="Quote Char"/>
    <w:basedOn w:val="DefaultParagraphFont"/>
    <w:link w:val="Quote"/>
    <w:uiPriority w:val="29"/>
    <w:rsid w:val="003E42D6"/>
    <w:rPr>
      <w:i/>
      <w:iCs/>
      <w:color w:val="404040" w:themeColor="text1" w:themeTint="BF"/>
    </w:rPr>
  </w:style>
  <w:style w:type="paragraph" w:styleId="ListParagraph">
    <w:name w:val="List Paragraph"/>
    <w:basedOn w:val="Normal"/>
    <w:uiPriority w:val="34"/>
    <w:qFormat/>
    <w:rsid w:val="003E42D6"/>
    <w:pPr>
      <w:ind w:left="720"/>
      <w:contextualSpacing/>
    </w:pPr>
  </w:style>
  <w:style w:type="character" w:styleId="IntenseEmphasis">
    <w:name w:val="Intense Emphasis"/>
    <w:basedOn w:val="DefaultParagraphFont"/>
    <w:uiPriority w:val="21"/>
    <w:qFormat/>
    <w:rsid w:val="003E42D6"/>
    <w:rPr>
      <w:i/>
      <w:iCs/>
      <w:color w:val="2F5496" w:themeColor="accent1" w:themeShade="BF"/>
    </w:rPr>
  </w:style>
  <w:style w:type="paragraph" w:styleId="IntenseQuote">
    <w:name w:val="Intense Quote"/>
    <w:basedOn w:val="Normal"/>
    <w:next w:val="Normal"/>
    <w:link w:val="IntenseQuoteChar"/>
    <w:uiPriority w:val="30"/>
    <w:qFormat/>
    <w:rsid w:val="003E42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2D6"/>
    <w:rPr>
      <w:i/>
      <w:iCs/>
      <w:color w:val="2F5496" w:themeColor="accent1" w:themeShade="BF"/>
    </w:rPr>
  </w:style>
  <w:style w:type="character" w:styleId="IntenseReference">
    <w:name w:val="Intense Reference"/>
    <w:basedOn w:val="DefaultParagraphFont"/>
    <w:uiPriority w:val="32"/>
    <w:qFormat/>
    <w:rsid w:val="003E42D6"/>
    <w:rPr>
      <w:b/>
      <w:bCs/>
      <w:smallCaps/>
      <w:color w:val="2F5496" w:themeColor="accent1" w:themeShade="BF"/>
      <w:spacing w:val="5"/>
    </w:rPr>
  </w:style>
  <w:style w:type="paragraph" w:styleId="Revision">
    <w:name w:val="Revision"/>
    <w:hidden/>
    <w:uiPriority w:val="99"/>
    <w:semiHidden/>
    <w:rsid w:val="001910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C2053-593A-4181-87D6-E43D379E8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9</Pages>
  <Words>2126</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Prashamsha Adhikari</dc:creator>
  <cp:keywords/>
  <dc:description/>
  <cp:lastModifiedBy>Prashamsha Adhikari</cp:lastModifiedBy>
  <cp:revision>2</cp:revision>
  <dcterms:created xsi:type="dcterms:W3CDTF">2026-09-23T11:42:00Z</dcterms:created>
  <dcterms:modified xsi:type="dcterms:W3CDTF">2026-09-23T14:23:00Z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130a1647-c146-4e0d-937b-44fa5c2f2f42</vt:lpwstr>
  </property>
</Properties>
</file>